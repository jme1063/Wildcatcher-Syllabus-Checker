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E0590" w14:textId="7469867B" w:rsidR="00CD3C13" w:rsidRPr="003D7497" w:rsidRDefault="00CD3C13" w:rsidP="00CD3C13">
      <w:pPr>
        <w:spacing w:after="0" w:line="240" w:lineRule="auto"/>
        <w:outlineLvl w:val="2"/>
        <w:rPr>
          <w:rFonts w:eastAsia="Times New Roman" w:cstheme="minorHAnsi"/>
          <w:b/>
          <w:bCs/>
          <w:sz w:val="27"/>
          <w:szCs w:val="27"/>
        </w:rPr>
      </w:pPr>
      <w:r w:rsidRPr="003D7497">
        <w:rPr>
          <w:rFonts w:eastAsia="Times New Roman" w:cstheme="minorHAnsi"/>
          <w:b/>
          <w:bCs/>
          <w:sz w:val="27"/>
          <w:szCs w:val="27"/>
        </w:rPr>
        <w:t>Syllabus: ET</w:t>
      </w:r>
      <w:r w:rsidR="006A5F2C">
        <w:rPr>
          <w:rFonts w:eastAsia="Times New Roman" w:cstheme="minorHAnsi"/>
          <w:b/>
          <w:bCs/>
          <w:sz w:val="27"/>
          <w:szCs w:val="27"/>
        </w:rPr>
        <w:t>5</w:t>
      </w:r>
      <w:r w:rsidRPr="003D7497">
        <w:rPr>
          <w:rFonts w:eastAsia="Times New Roman" w:cstheme="minorHAnsi"/>
          <w:b/>
          <w:bCs/>
          <w:sz w:val="27"/>
          <w:szCs w:val="27"/>
        </w:rPr>
        <w:t>90 Microcomputer Technology</w:t>
      </w:r>
    </w:p>
    <w:p w14:paraId="408A809E" w14:textId="77777777" w:rsidR="00CD3C13" w:rsidRPr="003D7497" w:rsidRDefault="00CD3C13" w:rsidP="00CD3C13">
      <w:pPr>
        <w:spacing w:after="0" w:line="240" w:lineRule="auto"/>
        <w:outlineLvl w:val="2"/>
        <w:rPr>
          <w:rFonts w:eastAsia="Times New Roman" w:cstheme="minorHAnsi"/>
          <w:b/>
          <w:bCs/>
          <w:sz w:val="27"/>
          <w:szCs w:val="27"/>
        </w:rPr>
      </w:pPr>
    </w:p>
    <w:p w14:paraId="2A484A51" w14:textId="08D162C1" w:rsidR="00CD3C13" w:rsidRPr="003D7497" w:rsidRDefault="00CD3C13" w:rsidP="00CD3C13">
      <w:pPr>
        <w:spacing w:after="0" w:line="240" w:lineRule="auto"/>
        <w:outlineLvl w:val="3"/>
        <w:rPr>
          <w:rFonts w:eastAsia="Times New Roman" w:cstheme="minorHAnsi"/>
          <w:b/>
          <w:bCs/>
          <w:sz w:val="24"/>
          <w:szCs w:val="24"/>
        </w:rPr>
      </w:pPr>
      <w:r w:rsidRPr="003D7497">
        <w:rPr>
          <w:rFonts w:eastAsia="Times New Roman" w:cstheme="minorHAnsi"/>
          <w:b/>
          <w:bCs/>
          <w:sz w:val="24"/>
          <w:szCs w:val="24"/>
        </w:rPr>
        <w:t>COURSE DESCRIPTION:</w:t>
      </w:r>
    </w:p>
    <w:p w14:paraId="63C6334B" w14:textId="77777777" w:rsidR="00CD3C13" w:rsidRPr="003D7497" w:rsidRDefault="00CD3C13" w:rsidP="00CD3C13">
      <w:pPr>
        <w:spacing w:after="0" w:line="240" w:lineRule="auto"/>
        <w:outlineLvl w:val="3"/>
        <w:rPr>
          <w:rFonts w:eastAsia="Times New Roman" w:cstheme="minorHAnsi"/>
          <w:b/>
          <w:bCs/>
          <w:sz w:val="24"/>
          <w:szCs w:val="24"/>
        </w:rPr>
      </w:pPr>
    </w:p>
    <w:p w14:paraId="44C4BE35" w14:textId="58EB3EAE" w:rsidR="00CD3C13" w:rsidRPr="003F5B72" w:rsidDel="003F5B72" w:rsidRDefault="003F5B72" w:rsidP="00CD3C13">
      <w:pPr>
        <w:spacing w:after="0" w:line="240" w:lineRule="auto"/>
        <w:rPr>
          <w:del w:id="0" w:author="Takahide Ohkami" w:date="2023-01-16T10:36:00Z"/>
          <w:sz w:val="24"/>
          <w:szCs w:val="24"/>
          <w:rPrChange w:id="1" w:author="Takahide Ohkami" w:date="2023-01-16T10:36:00Z">
            <w:rPr>
              <w:del w:id="2" w:author="Takahide Ohkami" w:date="2023-01-16T10:36:00Z"/>
            </w:rPr>
          </w:rPrChange>
        </w:rPr>
      </w:pPr>
      <w:ins w:id="3" w:author="Takahide Ohkami" w:date="2023-01-16T10:36:00Z">
        <w:r w:rsidRPr="003F5B72">
          <w:rPr>
            <w:sz w:val="24"/>
            <w:szCs w:val="24"/>
            <w:rPrChange w:id="4" w:author="Takahide Ohkami" w:date="2023-01-16T10:36:00Z">
              <w:rPr/>
            </w:rPrChange>
          </w:rPr>
          <w:t>The purpose of this course is to explore the subject of microprocessors and embedded systems, covering architectural issues, programming, and interfacing. The course will also cover processor organization, emphasizing the typical structure of today's microcontrollers, processor models, and programming styles. Throughout the material, the consideration of input/output systems to the use of various embedded peripherals and interfacing external loads for a spectrum of diverse applications will be addressed.</w:t>
        </w:r>
      </w:ins>
      <w:del w:id="5" w:author="Takahide Ohkami" w:date="2023-01-16T10:36:00Z">
        <w:r w:rsidR="00CD3C13" w:rsidRPr="003F5B72" w:rsidDel="003F5B72">
          <w:rPr>
            <w:rFonts w:eastAsia="Times New Roman" w:cstheme="minorHAnsi"/>
            <w:sz w:val="24"/>
            <w:szCs w:val="24"/>
          </w:rPr>
          <w:delText>The purpose of this course is to explore modern microcontroller features and embedded systems built on them, covering functional and structural features, programming, and input/output subsystems. These topics will help students understand various input/output peripherals interfacing external loads for a spectrum of diverse embedded applications.</w:delText>
        </w:r>
      </w:del>
    </w:p>
    <w:p w14:paraId="53D08016" w14:textId="77777777" w:rsidR="003F5B72" w:rsidRPr="003D7497" w:rsidRDefault="003F5B72" w:rsidP="00CD3C13">
      <w:pPr>
        <w:spacing w:after="0" w:line="240" w:lineRule="auto"/>
        <w:rPr>
          <w:ins w:id="6" w:author="Takahide Ohkami" w:date="2023-01-16T10:36:00Z"/>
          <w:rFonts w:eastAsia="Times New Roman" w:cstheme="minorHAnsi"/>
          <w:sz w:val="24"/>
          <w:szCs w:val="24"/>
        </w:rPr>
      </w:pPr>
    </w:p>
    <w:p w14:paraId="7B51659F" w14:textId="77777777" w:rsidR="00CD3C13" w:rsidRPr="003D7497" w:rsidRDefault="00CD3C13" w:rsidP="00CD3C13">
      <w:pPr>
        <w:spacing w:after="0" w:line="240" w:lineRule="auto"/>
        <w:rPr>
          <w:rFonts w:eastAsia="Times New Roman" w:cstheme="minorHAnsi"/>
          <w:sz w:val="24"/>
          <w:szCs w:val="24"/>
        </w:rPr>
      </w:pPr>
    </w:p>
    <w:p w14:paraId="0CC8F38B" w14:textId="77777777" w:rsidR="00CD3C13" w:rsidRPr="003D7497" w:rsidRDefault="00CD3C13" w:rsidP="00CD3C13">
      <w:pPr>
        <w:spacing w:after="0" w:line="240" w:lineRule="auto"/>
        <w:rPr>
          <w:rFonts w:eastAsia="Times New Roman" w:cstheme="minorHAnsi"/>
          <w:sz w:val="24"/>
          <w:szCs w:val="24"/>
        </w:rPr>
      </w:pPr>
      <w:r w:rsidRPr="003D7497">
        <w:rPr>
          <w:rFonts w:eastAsia="Times New Roman" w:cstheme="minorHAnsi"/>
          <w:sz w:val="24"/>
          <w:szCs w:val="24"/>
        </w:rPr>
        <w:t xml:space="preserve">The laboratory exercises use the Texas Instruments MSP430 microcontroller, but the course will not be limited to the scope of this microcontroller. Each topic provides various concepts and practices for a solid design foundation in embedded systems, independent of the specific device being used. </w:t>
      </w:r>
    </w:p>
    <w:p w14:paraId="22D4556A" w14:textId="77777777" w:rsidR="00CD3C13" w:rsidRPr="003D7497" w:rsidRDefault="00CD3C13" w:rsidP="00CD3C13">
      <w:pPr>
        <w:spacing w:after="0" w:line="240" w:lineRule="auto"/>
        <w:rPr>
          <w:rFonts w:eastAsia="Times New Roman" w:cstheme="minorHAnsi"/>
          <w:sz w:val="24"/>
          <w:szCs w:val="24"/>
        </w:rPr>
      </w:pPr>
    </w:p>
    <w:p w14:paraId="3257D992" w14:textId="1433D08C" w:rsidR="00CD3C13" w:rsidRPr="003D7497" w:rsidRDefault="00CD3C13" w:rsidP="00CD3C13">
      <w:pPr>
        <w:spacing w:after="0" w:line="240" w:lineRule="auto"/>
        <w:rPr>
          <w:rFonts w:eastAsia="Times New Roman" w:cstheme="minorHAnsi"/>
          <w:sz w:val="24"/>
          <w:szCs w:val="24"/>
        </w:rPr>
      </w:pPr>
      <w:r w:rsidRPr="003D7497">
        <w:rPr>
          <w:rFonts w:eastAsia="Times New Roman" w:cstheme="minorHAnsi"/>
          <w:sz w:val="24"/>
          <w:szCs w:val="24"/>
        </w:rPr>
        <w:t>The discussion of how the concepts and practices apply to MSP430 will help students better understand functional and structural design concepts and learn the practical aspects through programming.</w:t>
      </w:r>
    </w:p>
    <w:p w14:paraId="6F428F33" w14:textId="7A183C85" w:rsidR="00CD3C13" w:rsidRPr="003D7497" w:rsidRDefault="00CD3C13" w:rsidP="00CD3C13">
      <w:pPr>
        <w:spacing w:after="0" w:line="240" w:lineRule="auto"/>
        <w:outlineLvl w:val="3"/>
        <w:rPr>
          <w:rFonts w:eastAsia="Times New Roman" w:cstheme="minorHAnsi"/>
          <w:b/>
          <w:bCs/>
          <w:sz w:val="24"/>
          <w:szCs w:val="24"/>
        </w:rPr>
      </w:pPr>
      <w:r w:rsidRPr="003D7497">
        <w:rPr>
          <w:rFonts w:eastAsia="Times New Roman" w:cstheme="minorHAnsi"/>
          <w:b/>
          <w:bCs/>
          <w:sz w:val="24"/>
          <w:szCs w:val="24"/>
        </w:rPr>
        <w:br/>
        <w:t>REQUIRED TEXT:</w:t>
      </w:r>
    </w:p>
    <w:p w14:paraId="0ED6C383" w14:textId="77777777" w:rsidR="00CD3C13" w:rsidRPr="003D7497" w:rsidRDefault="00CD3C13" w:rsidP="00CD3C13">
      <w:pPr>
        <w:spacing w:after="0" w:line="240" w:lineRule="auto"/>
        <w:outlineLvl w:val="3"/>
        <w:rPr>
          <w:rFonts w:eastAsia="Times New Roman" w:cstheme="minorHAnsi"/>
          <w:b/>
          <w:bCs/>
          <w:sz w:val="24"/>
          <w:szCs w:val="24"/>
        </w:rPr>
      </w:pPr>
    </w:p>
    <w:p w14:paraId="677C9D92" w14:textId="6017428B" w:rsidR="00CD3C13" w:rsidRPr="003D7497" w:rsidRDefault="00CD3C13" w:rsidP="00CD3C13">
      <w:pPr>
        <w:spacing w:after="0" w:line="240" w:lineRule="auto"/>
        <w:rPr>
          <w:rFonts w:eastAsia="Times New Roman" w:cstheme="minorHAnsi"/>
          <w:sz w:val="24"/>
          <w:szCs w:val="24"/>
        </w:rPr>
      </w:pPr>
      <w:r w:rsidRPr="003D7497">
        <w:rPr>
          <w:rFonts w:eastAsia="Times New Roman" w:cstheme="minorHAnsi"/>
          <w:sz w:val="24"/>
          <w:szCs w:val="24"/>
        </w:rPr>
        <w:t>M. Jiménez, R. Palomera, and I. Couvertier.</w:t>
      </w:r>
      <w:r w:rsidRPr="003D7497">
        <w:rPr>
          <w:rFonts w:eastAsia="Times New Roman" w:cstheme="minorHAnsi"/>
          <w:sz w:val="24"/>
          <w:szCs w:val="24"/>
        </w:rPr>
        <w:br/>
        <w:t>Introduction to Embedded Systems: Using Microcontrollers and the MSP430.</w:t>
      </w:r>
      <w:r w:rsidRPr="003D7497">
        <w:rPr>
          <w:rFonts w:eastAsia="Times New Roman" w:cstheme="minorHAnsi"/>
          <w:sz w:val="24"/>
          <w:szCs w:val="24"/>
        </w:rPr>
        <w:br/>
        <w:t>Springer, 2014.</w:t>
      </w:r>
    </w:p>
    <w:p w14:paraId="7760B30C" w14:textId="77777777" w:rsidR="00CD3C13" w:rsidRPr="003D7497" w:rsidRDefault="00CD3C13" w:rsidP="00CD3C13">
      <w:pPr>
        <w:spacing w:after="0" w:line="240" w:lineRule="auto"/>
        <w:ind w:left="720"/>
        <w:rPr>
          <w:rFonts w:eastAsia="Times New Roman" w:cstheme="minorHAnsi"/>
          <w:sz w:val="24"/>
          <w:szCs w:val="24"/>
        </w:rPr>
      </w:pPr>
    </w:p>
    <w:p w14:paraId="32B5E898" w14:textId="53C1CA6B" w:rsidR="00CD3C13" w:rsidRPr="003D7497" w:rsidRDefault="00CD3C13" w:rsidP="00CD3C13">
      <w:pPr>
        <w:spacing w:after="0" w:line="240" w:lineRule="auto"/>
        <w:outlineLvl w:val="3"/>
        <w:rPr>
          <w:rFonts w:eastAsia="Times New Roman" w:cstheme="minorHAnsi"/>
          <w:b/>
          <w:bCs/>
          <w:sz w:val="24"/>
          <w:szCs w:val="24"/>
        </w:rPr>
      </w:pPr>
      <w:r w:rsidRPr="003D7497">
        <w:rPr>
          <w:rFonts w:eastAsia="Times New Roman" w:cstheme="minorHAnsi"/>
          <w:b/>
          <w:bCs/>
          <w:sz w:val="24"/>
          <w:szCs w:val="24"/>
        </w:rPr>
        <w:t>INSTRUCTORS:</w:t>
      </w:r>
    </w:p>
    <w:p w14:paraId="4C7F5CD6" w14:textId="77777777" w:rsidR="00CD3C13" w:rsidRPr="003D7497" w:rsidRDefault="00CD3C13" w:rsidP="00CD3C13">
      <w:pPr>
        <w:spacing w:after="0" w:line="240" w:lineRule="auto"/>
        <w:outlineLvl w:val="3"/>
        <w:rPr>
          <w:rFonts w:eastAsia="Times New Roman" w:cstheme="minorHAnsi"/>
          <w:b/>
          <w:bCs/>
          <w:sz w:val="24"/>
          <w:szCs w:val="24"/>
        </w:rPr>
      </w:pPr>
    </w:p>
    <w:p w14:paraId="07A8E10B" w14:textId="4BF607B2" w:rsidR="00CD3C13" w:rsidRPr="00692F5D" w:rsidRDefault="00CD3C13" w:rsidP="00CD3C13">
      <w:pPr>
        <w:spacing w:after="0" w:line="240" w:lineRule="auto"/>
        <w:outlineLvl w:val="3"/>
        <w:rPr>
          <w:rFonts w:eastAsia="Times New Roman" w:cstheme="minorHAnsi"/>
          <w:sz w:val="24"/>
          <w:szCs w:val="24"/>
        </w:rPr>
      </w:pPr>
      <w:r w:rsidRPr="003D7497">
        <w:rPr>
          <w:rFonts w:eastAsia="Times New Roman" w:cstheme="minorHAnsi"/>
          <w:sz w:val="24"/>
          <w:szCs w:val="24"/>
        </w:rPr>
        <w:t>Lecture:</w:t>
      </w:r>
      <w:r w:rsidRPr="003D7497">
        <w:rPr>
          <w:rFonts w:eastAsia="Times New Roman" w:cstheme="minorHAnsi"/>
          <w:sz w:val="24"/>
          <w:szCs w:val="24"/>
        </w:rPr>
        <w:tab/>
        <w:t>Takahide Ohkami</w:t>
      </w:r>
      <w:r w:rsidRPr="003D7497">
        <w:rPr>
          <w:rFonts w:eastAsia="Times New Roman" w:cstheme="minorHAnsi"/>
          <w:sz w:val="24"/>
          <w:szCs w:val="24"/>
        </w:rPr>
        <w:tab/>
      </w:r>
      <w:r w:rsidRPr="003D7497">
        <w:rPr>
          <w:rFonts w:eastAsia="Times New Roman" w:cstheme="minorHAnsi"/>
          <w:sz w:val="24"/>
          <w:szCs w:val="24"/>
        </w:rPr>
        <w:tab/>
        <w:t xml:space="preserve">Email: </w:t>
      </w:r>
      <w:hyperlink r:id="rId5" w:history="1">
        <w:r w:rsidRPr="00692F5D">
          <w:rPr>
            <w:rFonts w:eastAsia="Times New Roman" w:cstheme="minorHAnsi"/>
            <w:color w:val="0000FF"/>
            <w:sz w:val="24"/>
            <w:szCs w:val="24"/>
            <w:u w:val="single"/>
          </w:rPr>
          <w:t>Takahide.Ohkami@unh.edu</w:t>
        </w:r>
      </w:hyperlink>
      <w:r w:rsidRPr="00692F5D">
        <w:rPr>
          <w:rFonts w:eastAsia="Times New Roman" w:cstheme="minorHAnsi"/>
          <w:sz w:val="24"/>
          <w:szCs w:val="24"/>
        </w:rPr>
        <w:br/>
        <w:t>Laboratory:</w:t>
      </w:r>
      <w:r w:rsidRPr="00692F5D">
        <w:rPr>
          <w:rFonts w:eastAsia="Times New Roman" w:cstheme="minorHAnsi"/>
          <w:sz w:val="24"/>
          <w:szCs w:val="24"/>
        </w:rPr>
        <w:tab/>
        <w:t>Howard Eglowstein</w:t>
      </w:r>
      <w:r w:rsidRPr="00692F5D">
        <w:rPr>
          <w:rFonts w:eastAsia="Times New Roman" w:cstheme="minorHAnsi"/>
          <w:sz w:val="24"/>
          <w:szCs w:val="24"/>
        </w:rPr>
        <w:tab/>
      </w:r>
      <w:r w:rsidRPr="00692F5D">
        <w:rPr>
          <w:rFonts w:eastAsia="Times New Roman" w:cstheme="minorHAnsi"/>
          <w:sz w:val="24"/>
          <w:szCs w:val="24"/>
        </w:rPr>
        <w:tab/>
        <w:t xml:space="preserve">Email: </w:t>
      </w:r>
      <w:hyperlink r:id="rId6" w:history="1">
        <w:r w:rsidRPr="00692F5D">
          <w:rPr>
            <w:rFonts w:eastAsia="Times New Roman" w:cstheme="minorHAnsi"/>
            <w:color w:val="0000FF"/>
            <w:sz w:val="24"/>
            <w:szCs w:val="24"/>
            <w:u w:val="single"/>
          </w:rPr>
          <w:t>Howard.Eglowstein@unh.edu</w:t>
        </w:r>
      </w:hyperlink>
      <w:r w:rsidRPr="00692F5D">
        <w:rPr>
          <w:rFonts w:eastAsia="Times New Roman" w:cstheme="minorHAnsi"/>
          <w:sz w:val="24"/>
          <w:szCs w:val="24"/>
        </w:rPr>
        <w:t xml:space="preserve"> </w:t>
      </w:r>
    </w:p>
    <w:p w14:paraId="4AB3C852" w14:textId="4F01A6EF" w:rsidR="00CD3C13" w:rsidRPr="00692F5D" w:rsidRDefault="00CD3C13" w:rsidP="00CD3C13">
      <w:pPr>
        <w:spacing w:after="0" w:line="240" w:lineRule="auto"/>
        <w:outlineLvl w:val="3"/>
        <w:rPr>
          <w:rFonts w:eastAsia="Times New Roman" w:cstheme="minorHAnsi"/>
          <w:b/>
          <w:bCs/>
          <w:sz w:val="24"/>
          <w:szCs w:val="24"/>
        </w:rPr>
      </w:pPr>
      <w:r w:rsidRPr="00692F5D">
        <w:rPr>
          <w:rFonts w:eastAsia="Times New Roman" w:cstheme="minorHAnsi"/>
          <w:b/>
          <w:bCs/>
          <w:sz w:val="24"/>
          <w:szCs w:val="24"/>
        </w:rPr>
        <w:br/>
        <w:t>LECTURE AND LABORATORY SCHEDULE:</w:t>
      </w:r>
    </w:p>
    <w:p w14:paraId="1A1B4ED0" w14:textId="77777777" w:rsidR="00CD3C13" w:rsidRPr="00692F5D" w:rsidRDefault="00CD3C13" w:rsidP="00CD3C13">
      <w:pPr>
        <w:spacing w:after="0" w:line="240" w:lineRule="auto"/>
        <w:outlineLvl w:val="3"/>
        <w:rPr>
          <w:rFonts w:eastAsia="Times New Roman" w:cstheme="minorHAnsi"/>
          <w:b/>
          <w:bCs/>
          <w:sz w:val="24"/>
          <w:szCs w:val="24"/>
        </w:rPr>
      </w:pPr>
      <w:r w:rsidRPr="00692F5D">
        <w:rPr>
          <w:rFonts w:eastAsia="Times New Roman" w:cstheme="minorHAnsi"/>
          <w:b/>
          <w:bCs/>
          <w:sz w:val="24"/>
          <w:szCs w:val="24"/>
        </w:rPr>
        <w:tab/>
      </w:r>
    </w:p>
    <w:tbl>
      <w:tblPr>
        <w:tblW w:w="3564" w:type="pct"/>
        <w:tblInd w:w="442"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301"/>
        <w:gridCol w:w="1725"/>
        <w:gridCol w:w="1312"/>
        <w:gridCol w:w="1313"/>
        <w:gridCol w:w="1042"/>
      </w:tblGrid>
      <w:tr w:rsidR="00CD3C13" w:rsidRPr="00A76493" w14:paraId="04960918" w14:textId="77777777" w:rsidTr="00E91352">
        <w:tc>
          <w:tcPr>
            <w:tcW w:w="1072" w:type="pct"/>
            <w:tcBorders>
              <w:top w:val="outset" w:sz="6" w:space="0" w:color="auto"/>
              <w:left w:val="outset" w:sz="6" w:space="0" w:color="auto"/>
              <w:bottom w:val="outset" w:sz="6" w:space="0" w:color="auto"/>
              <w:right w:val="outset" w:sz="6" w:space="0" w:color="auto"/>
            </w:tcBorders>
            <w:vAlign w:val="center"/>
            <w:hideMark/>
          </w:tcPr>
          <w:p w14:paraId="24AB539C" w14:textId="77777777" w:rsidR="00CD3C13" w:rsidRPr="00692F5D" w:rsidRDefault="00CD3C13" w:rsidP="00E91352">
            <w:pPr>
              <w:spacing w:after="0" w:line="240" w:lineRule="auto"/>
              <w:jc w:val="center"/>
              <w:rPr>
                <w:rFonts w:eastAsia="Times New Roman" w:cstheme="minorHAnsi"/>
                <w:sz w:val="24"/>
                <w:szCs w:val="24"/>
              </w:rPr>
            </w:pPr>
            <w:r w:rsidRPr="00692F5D">
              <w:rPr>
                <w:rFonts w:eastAsia="Times New Roman" w:cstheme="minorHAnsi"/>
                <w:sz w:val="24"/>
                <w:szCs w:val="24"/>
              </w:rPr>
              <w:t>Section</w:t>
            </w:r>
          </w:p>
        </w:tc>
        <w:tc>
          <w:tcPr>
            <w:tcW w:w="889" w:type="pct"/>
            <w:tcBorders>
              <w:top w:val="outset" w:sz="6" w:space="0" w:color="auto"/>
              <w:left w:val="outset" w:sz="6" w:space="0" w:color="auto"/>
              <w:bottom w:val="outset" w:sz="6" w:space="0" w:color="auto"/>
              <w:right w:val="outset" w:sz="6" w:space="0" w:color="auto"/>
            </w:tcBorders>
            <w:vAlign w:val="center"/>
            <w:hideMark/>
          </w:tcPr>
          <w:p w14:paraId="5BB35D8A" w14:textId="77777777" w:rsidR="00CD3C13" w:rsidRPr="00692F5D" w:rsidRDefault="00CD3C13" w:rsidP="00E91352">
            <w:pPr>
              <w:spacing w:after="0" w:line="240" w:lineRule="auto"/>
              <w:jc w:val="center"/>
              <w:rPr>
                <w:rFonts w:eastAsia="Times New Roman" w:cstheme="minorHAnsi"/>
                <w:sz w:val="24"/>
                <w:szCs w:val="24"/>
              </w:rPr>
            </w:pPr>
            <w:r w:rsidRPr="00692F5D">
              <w:rPr>
                <w:rFonts w:eastAsia="Times New Roman" w:cstheme="minorHAnsi"/>
                <w:sz w:val="24"/>
                <w:szCs w:val="24"/>
              </w:rPr>
              <w:t>Day</w:t>
            </w:r>
          </w:p>
        </w:tc>
        <w:tc>
          <w:tcPr>
            <w:tcW w:w="1080" w:type="pct"/>
            <w:tcBorders>
              <w:top w:val="outset" w:sz="6" w:space="0" w:color="auto"/>
              <w:left w:val="outset" w:sz="6" w:space="0" w:color="auto"/>
              <w:bottom w:val="outset" w:sz="6" w:space="0" w:color="auto"/>
              <w:right w:val="outset" w:sz="6" w:space="0" w:color="auto"/>
            </w:tcBorders>
            <w:vAlign w:val="center"/>
            <w:hideMark/>
          </w:tcPr>
          <w:p w14:paraId="0B18571F" w14:textId="77777777" w:rsidR="00CD3C13" w:rsidRPr="00692F5D" w:rsidRDefault="00CD3C13" w:rsidP="00E91352">
            <w:pPr>
              <w:spacing w:after="0" w:line="240" w:lineRule="auto"/>
              <w:jc w:val="center"/>
              <w:rPr>
                <w:rFonts w:eastAsia="Times New Roman" w:cstheme="minorHAnsi"/>
                <w:sz w:val="24"/>
                <w:szCs w:val="24"/>
              </w:rPr>
            </w:pPr>
            <w:r w:rsidRPr="00692F5D">
              <w:rPr>
                <w:rFonts w:eastAsia="Times New Roman" w:cstheme="minorHAnsi"/>
                <w:sz w:val="24"/>
                <w:szCs w:val="24"/>
              </w:rPr>
              <w:t>Start Time</w:t>
            </w:r>
          </w:p>
        </w:tc>
        <w:tc>
          <w:tcPr>
            <w:tcW w:w="1081" w:type="pct"/>
            <w:tcBorders>
              <w:top w:val="outset" w:sz="6" w:space="0" w:color="auto"/>
              <w:left w:val="outset" w:sz="6" w:space="0" w:color="auto"/>
              <w:bottom w:val="outset" w:sz="6" w:space="0" w:color="auto"/>
              <w:right w:val="outset" w:sz="6" w:space="0" w:color="auto"/>
            </w:tcBorders>
            <w:vAlign w:val="center"/>
            <w:hideMark/>
          </w:tcPr>
          <w:p w14:paraId="3FD2E786" w14:textId="77777777" w:rsidR="00CD3C13" w:rsidRPr="00692F5D" w:rsidRDefault="00CD3C13" w:rsidP="00E91352">
            <w:pPr>
              <w:spacing w:after="0" w:line="240" w:lineRule="auto"/>
              <w:jc w:val="center"/>
              <w:rPr>
                <w:rFonts w:eastAsia="Times New Roman" w:cstheme="minorHAnsi"/>
                <w:sz w:val="24"/>
                <w:szCs w:val="24"/>
              </w:rPr>
            </w:pPr>
            <w:r w:rsidRPr="00692F5D">
              <w:rPr>
                <w:rFonts w:eastAsia="Times New Roman" w:cstheme="minorHAnsi"/>
                <w:sz w:val="24"/>
                <w:szCs w:val="24"/>
              </w:rPr>
              <w:t>End Time</w:t>
            </w:r>
          </w:p>
        </w:tc>
        <w:tc>
          <w:tcPr>
            <w:tcW w:w="878" w:type="pct"/>
            <w:tcBorders>
              <w:top w:val="outset" w:sz="6" w:space="0" w:color="auto"/>
              <w:left w:val="outset" w:sz="6" w:space="0" w:color="auto"/>
              <w:bottom w:val="outset" w:sz="6" w:space="0" w:color="auto"/>
              <w:right w:val="outset" w:sz="6" w:space="0" w:color="auto"/>
            </w:tcBorders>
            <w:vAlign w:val="center"/>
            <w:hideMark/>
          </w:tcPr>
          <w:p w14:paraId="1908E06A" w14:textId="77777777" w:rsidR="00CD3C13" w:rsidRPr="00692F5D" w:rsidRDefault="00CD3C13" w:rsidP="00E91352">
            <w:pPr>
              <w:spacing w:after="0" w:line="240" w:lineRule="auto"/>
              <w:jc w:val="center"/>
              <w:rPr>
                <w:rFonts w:eastAsia="Times New Roman" w:cstheme="minorHAnsi"/>
                <w:sz w:val="24"/>
                <w:szCs w:val="24"/>
              </w:rPr>
            </w:pPr>
            <w:r w:rsidRPr="00692F5D">
              <w:rPr>
                <w:rFonts w:eastAsia="Times New Roman" w:cstheme="minorHAnsi"/>
                <w:sz w:val="24"/>
                <w:szCs w:val="24"/>
              </w:rPr>
              <w:t>Room</w:t>
            </w:r>
          </w:p>
        </w:tc>
      </w:tr>
      <w:tr w:rsidR="00CD3C13" w:rsidRPr="00A76493" w14:paraId="1A357F01" w14:textId="77777777" w:rsidTr="00E91352">
        <w:tc>
          <w:tcPr>
            <w:tcW w:w="1072" w:type="pct"/>
            <w:tcBorders>
              <w:top w:val="outset" w:sz="6" w:space="0" w:color="auto"/>
              <w:left w:val="outset" w:sz="6" w:space="0" w:color="auto"/>
              <w:bottom w:val="outset" w:sz="6" w:space="0" w:color="auto"/>
              <w:right w:val="outset" w:sz="6" w:space="0" w:color="auto"/>
            </w:tcBorders>
            <w:vAlign w:val="center"/>
            <w:hideMark/>
          </w:tcPr>
          <w:p w14:paraId="0AE7953F" w14:textId="77777777" w:rsidR="00CD3C13" w:rsidRPr="00692F5D" w:rsidRDefault="00CD3C13" w:rsidP="00E91352">
            <w:pPr>
              <w:spacing w:after="0" w:line="240" w:lineRule="auto"/>
              <w:jc w:val="center"/>
              <w:rPr>
                <w:rFonts w:eastAsia="Times New Roman" w:cstheme="minorHAnsi"/>
                <w:sz w:val="24"/>
                <w:szCs w:val="24"/>
              </w:rPr>
            </w:pPr>
            <w:r w:rsidRPr="00692F5D">
              <w:rPr>
                <w:rFonts w:eastAsia="Times New Roman" w:cstheme="minorHAnsi"/>
                <w:sz w:val="24"/>
                <w:szCs w:val="24"/>
              </w:rPr>
              <w:t>Lecture</w:t>
            </w:r>
          </w:p>
        </w:tc>
        <w:tc>
          <w:tcPr>
            <w:tcW w:w="889" w:type="pct"/>
            <w:tcBorders>
              <w:top w:val="outset" w:sz="6" w:space="0" w:color="auto"/>
              <w:left w:val="outset" w:sz="6" w:space="0" w:color="auto"/>
              <w:bottom w:val="outset" w:sz="6" w:space="0" w:color="auto"/>
              <w:right w:val="outset" w:sz="6" w:space="0" w:color="auto"/>
            </w:tcBorders>
            <w:vAlign w:val="center"/>
            <w:hideMark/>
          </w:tcPr>
          <w:p w14:paraId="715535DA" w14:textId="4CC786B8" w:rsidR="00CD3C13" w:rsidRPr="00692F5D" w:rsidRDefault="003F5B72" w:rsidP="00E91352">
            <w:pPr>
              <w:spacing w:after="0" w:line="240" w:lineRule="auto"/>
              <w:jc w:val="center"/>
              <w:rPr>
                <w:rFonts w:eastAsia="Times New Roman" w:cstheme="minorHAnsi"/>
                <w:sz w:val="24"/>
                <w:szCs w:val="24"/>
              </w:rPr>
            </w:pPr>
            <w:r>
              <w:rPr>
                <w:rFonts w:eastAsia="Times New Roman" w:cstheme="minorHAnsi"/>
                <w:sz w:val="24"/>
                <w:szCs w:val="24"/>
              </w:rPr>
              <w:t>Mon</w:t>
            </w:r>
            <w:r w:rsidR="00CD3C13" w:rsidRPr="00692F5D">
              <w:rPr>
                <w:rFonts w:eastAsia="Times New Roman" w:cstheme="minorHAnsi"/>
                <w:sz w:val="24"/>
                <w:szCs w:val="24"/>
              </w:rPr>
              <w:t>day</w:t>
            </w:r>
          </w:p>
        </w:tc>
        <w:tc>
          <w:tcPr>
            <w:tcW w:w="1080" w:type="pct"/>
            <w:tcBorders>
              <w:top w:val="outset" w:sz="6" w:space="0" w:color="auto"/>
              <w:left w:val="outset" w:sz="6" w:space="0" w:color="auto"/>
              <w:bottom w:val="outset" w:sz="6" w:space="0" w:color="auto"/>
              <w:right w:val="outset" w:sz="6" w:space="0" w:color="auto"/>
            </w:tcBorders>
            <w:vAlign w:val="center"/>
            <w:hideMark/>
          </w:tcPr>
          <w:p w14:paraId="6CFFCD3A" w14:textId="14897FA8" w:rsidR="00CD3C13" w:rsidRPr="00692F5D" w:rsidRDefault="00CD3C13" w:rsidP="00E91352">
            <w:pPr>
              <w:spacing w:after="0" w:line="240" w:lineRule="auto"/>
              <w:jc w:val="center"/>
              <w:rPr>
                <w:rFonts w:eastAsia="Times New Roman" w:cstheme="minorHAnsi"/>
                <w:sz w:val="24"/>
                <w:szCs w:val="24"/>
              </w:rPr>
            </w:pPr>
            <w:r w:rsidRPr="00692F5D">
              <w:rPr>
                <w:rFonts w:eastAsia="Times New Roman" w:cstheme="minorHAnsi"/>
                <w:sz w:val="24"/>
                <w:szCs w:val="24"/>
              </w:rPr>
              <w:t>1</w:t>
            </w:r>
            <w:del w:id="7" w:author="Takahide Ohkami" w:date="2023-01-16T10:33:00Z">
              <w:r w:rsidRPr="00692F5D" w:rsidDel="003F5B72">
                <w:rPr>
                  <w:rFonts w:eastAsia="Times New Roman" w:cstheme="minorHAnsi"/>
                  <w:sz w:val="24"/>
                  <w:szCs w:val="24"/>
                </w:rPr>
                <w:delText>0</w:delText>
              </w:r>
            </w:del>
            <w:r w:rsidRPr="00692F5D">
              <w:rPr>
                <w:rFonts w:eastAsia="Times New Roman" w:cstheme="minorHAnsi"/>
                <w:sz w:val="24"/>
                <w:szCs w:val="24"/>
              </w:rPr>
              <w:t xml:space="preserve">:01 </w:t>
            </w:r>
            <w:ins w:id="8" w:author="Takahide Ohkami" w:date="2023-01-16T10:33:00Z">
              <w:r w:rsidR="003F5B72">
                <w:rPr>
                  <w:rFonts w:eastAsia="Times New Roman" w:cstheme="minorHAnsi"/>
                  <w:sz w:val="24"/>
                  <w:szCs w:val="24"/>
                </w:rPr>
                <w:t>PM</w:t>
              </w:r>
            </w:ins>
            <w:del w:id="9" w:author="Takahide Ohkami" w:date="2023-01-16T10:33:00Z">
              <w:r w:rsidRPr="00692F5D" w:rsidDel="003F5B72">
                <w:rPr>
                  <w:rFonts w:eastAsia="Times New Roman" w:cstheme="minorHAnsi"/>
                  <w:sz w:val="24"/>
                  <w:szCs w:val="24"/>
                </w:rPr>
                <w:delText>AM</w:delText>
              </w:r>
            </w:del>
          </w:p>
        </w:tc>
        <w:tc>
          <w:tcPr>
            <w:tcW w:w="1081" w:type="pct"/>
            <w:tcBorders>
              <w:top w:val="outset" w:sz="6" w:space="0" w:color="auto"/>
              <w:left w:val="outset" w:sz="6" w:space="0" w:color="auto"/>
              <w:bottom w:val="outset" w:sz="6" w:space="0" w:color="auto"/>
              <w:right w:val="outset" w:sz="6" w:space="0" w:color="auto"/>
            </w:tcBorders>
            <w:vAlign w:val="center"/>
            <w:hideMark/>
          </w:tcPr>
          <w:p w14:paraId="2C710C9A" w14:textId="1E288B24" w:rsidR="00CD3C13" w:rsidRPr="00692F5D" w:rsidRDefault="003F5B72" w:rsidP="00E91352">
            <w:pPr>
              <w:spacing w:after="0" w:line="240" w:lineRule="auto"/>
              <w:jc w:val="center"/>
              <w:rPr>
                <w:rFonts w:eastAsia="Times New Roman" w:cstheme="minorHAnsi"/>
                <w:sz w:val="24"/>
                <w:szCs w:val="24"/>
              </w:rPr>
            </w:pPr>
            <w:ins w:id="10" w:author="Takahide Ohkami" w:date="2023-01-16T10:33:00Z">
              <w:r>
                <w:rPr>
                  <w:rFonts w:eastAsia="Times New Roman" w:cstheme="minorHAnsi"/>
                  <w:sz w:val="24"/>
                  <w:szCs w:val="24"/>
                </w:rPr>
                <w:t>2:20 PM</w:t>
              </w:r>
            </w:ins>
            <w:del w:id="11" w:author="Takahide Ohkami" w:date="2023-01-16T10:33:00Z">
              <w:r w:rsidR="00CD3C13" w:rsidRPr="00692F5D" w:rsidDel="003F5B72">
                <w:rPr>
                  <w:rFonts w:eastAsia="Times New Roman" w:cstheme="minorHAnsi"/>
                  <w:sz w:val="24"/>
                  <w:szCs w:val="24"/>
                </w:rPr>
                <w:delText>11:20 AM</w:delText>
              </w:r>
            </w:del>
          </w:p>
        </w:tc>
        <w:tc>
          <w:tcPr>
            <w:tcW w:w="878" w:type="pct"/>
            <w:tcBorders>
              <w:top w:val="outset" w:sz="6" w:space="0" w:color="auto"/>
              <w:left w:val="outset" w:sz="6" w:space="0" w:color="auto"/>
              <w:bottom w:val="outset" w:sz="6" w:space="0" w:color="auto"/>
              <w:right w:val="outset" w:sz="6" w:space="0" w:color="auto"/>
            </w:tcBorders>
            <w:vAlign w:val="center"/>
            <w:hideMark/>
          </w:tcPr>
          <w:p w14:paraId="07FD4465" w14:textId="10BB6028" w:rsidR="00CD3C13" w:rsidRPr="00692F5D" w:rsidRDefault="00CD3C13" w:rsidP="00E91352">
            <w:pPr>
              <w:spacing w:after="0" w:line="240" w:lineRule="auto"/>
              <w:jc w:val="center"/>
              <w:rPr>
                <w:rFonts w:eastAsia="Times New Roman" w:cstheme="minorHAnsi"/>
                <w:sz w:val="24"/>
                <w:szCs w:val="24"/>
              </w:rPr>
            </w:pPr>
            <w:r w:rsidRPr="00692F5D">
              <w:rPr>
                <w:rFonts w:eastAsia="Times New Roman" w:cstheme="minorHAnsi"/>
                <w:sz w:val="24"/>
                <w:szCs w:val="24"/>
              </w:rPr>
              <w:t>P1</w:t>
            </w:r>
            <w:ins w:id="12" w:author="Takahide Ohkami" w:date="2023-01-16T10:33:00Z">
              <w:r w:rsidR="003F5B72">
                <w:rPr>
                  <w:rFonts w:eastAsia="Times New Roman" w:cstheme="minorHAnsi"/>
                  <w:sz w:val="24"/>
                  <w:szCs w:val="24"/>
                </w:rPr>
                <w:t>46</w:t>
              </w:r>
            </w:ins>
            <w:del w:id="13" w:author="Takahide Ohkami" w:date="2023-01-16T10:33:00Z">
              <w:r w:rsidRPr="00692F5D" w:rsidDel="003F5B72">
                <w:rPr>
                  <w:rFonts w:eastAsia="Times New Roman" w:cstheme="minorHAnsi"/>
                  <w:sz w:val="24"/>
                  <w:szCs w:val="24"/>
                </w:rPr>
                <w:delText>04</w:delText>
              </w:r>
            </w:del>
          </w:p>
        </w:tc>
      </w:tr>
      <w:tr w:rsidR="00CD3C13" w:rsidRPr="00A76493" w14:paraId="24939F6F" w14:textId="77777777" w:rsidTr="00E91352">
        <w:tc>
          <w:tcPr>
            <w:tcW w:w="1072" w:type="pct"/>
            <w:tcBorders>
              <w:top w:val="outset" w:sz="6" w:space="0" w:color="auto"/>
              <w:left w:val="outset" w:sz="6" w:space="0" w:color="auto"/>
              <w:bottom w:val="outset" w:sz="6" w:space="0" w:color="auto"/>
              <w:right w:val="outset" w:sz="6" w:space="0" w:color="auto"/>
            </w:tcBorders>
            <w:vAlign w:val="center"/>
            <w:hideMark/>
          </w:tcPr>
          <w:p w14:paraId="11561891" w14:textId="77777777" w:rsidR="00CD3C13" w:rsidRPr="00692F5D" w:rsidRDefault="00CD3C13" w:rsidP="00E91352">
            <w:pPr>
              <w:spacing w:after="0" w:line="240" w:lineRule="auto"/>
              <w:jc w:val="center"/>
              <w:rPr>
                <w:rFonts w:eastAsia="Times New Roman" w:cstheme="minorHAnsi"/>
                <w:sz w:val="24"/>
                <w:szCs w:val="24"/>
              </w:rPr>
            </w:pPr>
            <w:r w:rsidRPr="00692F5D">
              <w:rPr>
                <w:rFonts w:eastAsia="Times New Roman" w:cstheme="minorHAnsi"/>
                <w:sz w:val="24"/>
                <w:szCs w:val="24"/>
              </w:rPr>
              <w:t>Lecture</w:t>
            </w:r>
          </w:p>
        </w:tc>
        <w:tc>
          <w:tcPr>
            <w:tcW w:w="889" w:type="pct"/>
            <w:tcBorders>
              <w:top w:val="outset" w:sz="6" w:space="0" w:color="auto"/>
              <w:left w:val="outset" w:sz="6" w:space="0" w:color="auto"/>
              <w:bottom w:val="outset" w:sz="6" w:space="0" w:color="auto"/>
              <w:right w:val="outset" w:sz="6" w:space="0" w:color="auto"/>
            </w:tcBorders>
            <w:vAlign w:val="center"/>
            <w:hideMark/>
          </w:tcPr>
          <w:p w14:paraId="2EF925EE" w14:textId="6E2C9267" w:rsidR="00CD3C13" w:rsidRPr="00692F5D" w:rsidRDefault="003F5B72" w:rsidP="00E91352">
            <w:pPr>
              <w:spacing w:after="0" w:line="240" w:lineRule="auto"/>
              <w:jc w:val="center"/>
              <w:rPr>
                <w:rFonts w:eastAsia="Times New Roman" w:cstheme="minorHAnsi"/>
                <w:sz w:val="24"/>
                <w:szCs w:val="24"/>
              </w:rPr>
            </w:pPr>
            <w:ins w:id="14" w:author="Takahide Ohkami" w:date="2023-01-16T10:33:00Z">
              <w:r>
                <w:rPr>
                  <w:rFonts w:eastAsia="Times New Roman" w:cstheme="minorHAnsi"/>
                  <w:sz w:val="24"/>
                  <w:szCs w:val="24"/>
                </w:rPr>
                <w:t>Wednes</w:t>
              </w:r>
            </w:ins>
            <w:del w:id="15" w:author="Takahide Ohkami" w:date="2023-01-16T10:33:00Z">
              <w:r w:rsidR="00CD3C13" w:rsidRPr="00692F5D" w:rsidDel="003F5B72">
                <w:rPr>
                  <w:rFonts w:eastAsia="Times New Roman" w:cstheme="minorHAnsi"/>
                  <w:sz w:val="24"/>
                  <w:szCs w:val="24"/>
                </w:rPr>
                <w:delText>Thurs</w:delText>
              </w:r>
            </w:del>
            <w:r w:rsidR="00CD3C13" w:rsidRPr="00692F5D">
              <w:rPr>
                <w:rFonts w:eastAsia="Times New Roman" w:cstheme="minorHAnsi"/>
                <w:sz w:val="24"/>
                <w:szCs w:val="24"/>
              </w:rPr>
              <w:t>day</w:t>
            </w:r>
          </w:p>
        </w:tc>
        <w:tc>
          <w:tcPr>
            <w:tcW w:w="1080" w:type="pct"/>
            <w:tcBorders>
              <w:top w:val="outset" w:sz="6" w:space="0" w:color="auto"/>
              <w:left w:val="outset" w:sz="6" w:space="0" w:color="auto"/>
              <w:bottom w:val="outset" w:sz="6" w:space="0" w:color="auto"/>
              <w:right w:val="outset" w:sz="6" w:space="0" w:color="auto"/>
            </w:tcBorders>
            <w:vAlign w:val="center"/>
            <w:hideMark/>
          </w:tcPr>
          <w:p w14:paraId="2730D83B" w14:textId="6616C5A9" w:rsidR="00CD3C13" w:rsidRPr="00692F5D" w:rsidRDefault="00CD3C13" w:rsidP="00E91352">
            <w:pPr>
              <w:spacing w:after="0" w:line="240" w:lineRule="auto"/>
              <w:jc w:val="center"/>
              <w:rPr>
                <w:rFonts w:eastAsia="Times New Roman" w:cstheme="minorHAnsi"/>
                <w:sz w:val="24"/>
                <w:szCs w:val="24"/>
              </w:rPr>
            </w:pPr>
            <w:r w:rsidRPr="00692F5D">
              <w:rPr>
                <w:rFonts w:eastAsia="Times New Roman" w:cstheme="minorHAnsi"/>
                <w:sz w:val="24"/>
                <w:szCs w:val="24"/>
              </w:rPr>
              <w:t>1</w:t>
            </w:r>
            <w:ins w:id="16" w:author="Takahide Ohkami" w:date="2023-01-16T10:34:00Z">
              <w:r w:rsidR="003F5B72">
                <w:rPr>
                  <w:rFonts w:eastAsia="Times New Roman" w:cstheme="minorHAnsi"/>
                  <w:sz w:val="24"/>
                  <w:szCs w:val="24"/>
                </w:rPr>
                <w:t>:01 PM</w:t>
              </w:r>
            </w:ins>
            <w:del w:id="17" w:author="Takahide Ohkami" w:date="2023-01-16T10:34:00Z">
              <w:r w:rsidRPr="00692F5D" w:rsidDel="003F5B72">
                <w:rPr>
                  <w:rFonts w:eastAsia="Times New Roman" w:cstheme="minorHAnsi"/>
                  <w:sz w:val="24"/>
                  <w:szCs w:val="24"/>
                </w:rPr>
                <w:delText>0:01 AM</w:delText>
              </w:r>
            </w:del>
          </w:p>
        </w:tc>
        <w:tc>
          <w:tcPr>
            <w:tcW w:w="1081" w:type="pct"/>
            <w:tcBorders>
              <w:top w:val="outset" w:sz="6" w:space="0" w:color="auto"/>
              <w:left w:val="outset" w:sz="6" w:space="0" w:color="auto"/>
              <w:bottom w:val="outset" w:sz="6" w:space="0" w:color="auto"/>
              <w:right w:val="outset" w:sz="6" w:space="0" w:color="auto"/>
            </w:tcBorders>
            <w:vAlign w:val="center"/>
            <w:hideMark/>
          </w:tcPr>
          <w:p w14:paraId="17E40ED3" w14:textId="77679C7C" w:rsidR="00CD3C13" w:rsidRPr="00692F5D" w:rsidRDefault="003F5B72" w:rsidP="00E91352">
            <w:pPr>
              <w:spacing w:after="0" w:line="240" w:lineRule="auto"/>
              <w:jc w:val="center"/>
              <w:rPr>
                <w:rFonts w:eastAsia="Times New Roman" w:cstheme="minorHAnsi"/>
                <w:sz w:val="24"/>
                <w:szCs w:val="24"/>
              </w:rPr>
            </w:pPr>
            <w:ins w:id="18" w:author="Takahide Ohkami" w:date="2023-01-16T10:34:00Z">
              <w:r>
                <w:rPr>
                  <w:rFonts w:eastAsia="Times New Roman" w:cstheme="minorHAnsi"/>
                  <w:sz w:val="24"/>
                  <w:szCs w:val="24"/>
                </w:rPr>
                <w:t>2:20 PM</w:t>
              </w:r>
            </w:ins>
            <w:del w:id="19" w:author="Takahide Ohkami" w:date="2023-01-16T10:34:00Z">
              <w:r w:rsidR="00CD3C13" w:rsidRPr="00692F5D" w:rsidDel="003F5B72">
                <w:rPr>
                  <w:rFonts w:eastAsia="Times New Roman" w:cstheme="minorHAnsi"/>
                  <w:sz w:val="24"/>
                  <w:szCs w:val="24"/>
                </w:rPr>
                <w:delText>11:20 AM</w:delText>
              </w:r>
            </w:del>
          </w:p>
        </w:tc>
        <w:tc>
          <w:tcPr>
            <w:tcW w:w="878" w:type="pct"/>
            <w:tcBorders>
              <w:top w:val="outset" w:sz="6" w:space="0" w:color="auto"/>
              <w:left w:val="outset" w:sz="6" w:space="0" w:color="auto"/>
              <w:bottom w:val="outset" w:sz="6" w:space="0" w:color="auto"/>
              <w:right w:val="outset" w:sz="6" w:space="0" w:color="auto"/>
            </w:tcBorders>
            <w:vAlign w:val="center"/>
            <w:hideMark/>
          </w:tcPr>
          <w:p w14:paraId="231981C1" w14:textId="5FAA46FD" w:rsidR="00CD3C13" w:rsidRPr="00692F5D" w:rsidRDefault="00CD3C13" w:rsidP="00E91352">
            <w:pPr>
              <w:spacing w:after="0" w:line="240" w:lineRule="auto"/>
              <w:jc w:val="center"/>
              <w:rPr>
                <w:rFonts w:eastAsia="Times New Roman" w:cstheme="minorHAnsi"/>
                <w:sz w:val="24"/>
                <w:szCs w:val="24"/>
              </w:rPr>
            </w:pPr>
            <w:r w:rsidRPr="00692F5D">
              <w:rPr>
                <w:rFonts w:eastAsia="Times New Roman" w:cstheme="minorHAnsi"/>
                <w:sz w:val="24"/>
                <w:szCs w:val="24"/>
              </w:rPr>
              <w:t>P1</w:t>
            </w:r>
            <w:ins w:id="20" w:author="Takahide Ohkami" w:date="2023-01-16T10:34:00Z">
              <w:r w:rsidR="003F5B72">
                <w:rPr>
                  <w:rFonts w:eastAsia="Times New Roman" w:cstheme="minorHAnsi"/>
                  <w:sz w:val="24"/>
                  <w:szCs w:val="24"/>
                </w:rPr>
                <w:t>46</w:t>
              </w:r>
            </w:ins>
            <w:del w:id="21" w:author="Takahide Ohkami" w:date="2023-01-16T10:34:00Z">
              <w:r w:rsidRPr="00692F5D" w:rsidDel="003F5B72">
                <w:rPr>
                  <w:rFonts w:eastAsia="Times New Roman" w:cstheme="minorHAnsi"/>
                  <w:sz w:val="24"/>
                  <w:szCs w:val="24"/>
                </w:rPr>
                <w:delText>04</w:delText>
              </w:r>
            </w:del>
          </w:p>
        </w:tc>
      </w:tr>
      <w:tr w:rsidR="00CD3C13" w:rsidRPr="00A76493" w14:paraId="3298EAD1" w14:textId="77777777" w:rsidTr="00E91352">
        <w:tc>
          <w:tcPr>
            <w:tcW w:w="1072" w:type="pct"/>
            <w:tcBorders>
              <w:top w:val="outset" w:sz="6" w:space="0" w:color="auto"/>
              <w:left w:val="outset" w:sz="6" w:space="0" w:color="auto"/>
              <w:bottom w:val="outset" w:sz="6" w:space="0" w:color="auto"/>
              <w:right w:val="outset" w:sz="6" w:space="0" w:color="auto"/>
            </w:tcBorders>
            <w:vAlign w:val="center"/>
            <w:hideMark/>
          </w:tcPr>
          <w:p w14:paraId="4E582264" w14:textId="77777777" w:rsidR="00CD3C13" w:rsidRPr="00692F5D" w:rsidRDefault="00CD3C13" w:rsidP="00E91352">
            <w:pPr>
              <w:spacing w:after="0" w:line="240" w:lineRule="auto"/>
              <w:jc w:val="center"/>
              <w:rPr>
                <w:rFonts w:eastAsia="Times New Roman" w:cstheme="minorHAnsi"/>
                <w:sz w:val="24"/>
                <w:szCs w:val="24"/>
              </w:rPr>
            </w:pPr>
            <w:r w:rsidRPr="00692F5D">
              <w:rPr>
                <w:rFonts w:eastAsia="Times New Roman" w:cstheme="minorHAnsi"/>
                <w:sz w:val="24"/>
                <w:szCs w:val="24"/>
              </w:rPr>
              <w:t>Laboratory</w:t>
            </w:r>
          </w:p>
        </w:tc>
        <w:tc>
          <w:tcPr>
            <w:tcW w:w="889" w:type="pct"/>
            <w:tcBorders>
              <w:top w:val="outset" w:sz="6" w:space="0" w:color="auto"/>
              <w:left w:val="outset" w:sz="6" w:space="0" w:color="auto"/>
              <w:bottom w:val="outset" w:sz="6" w:space="0" w:color="auto"/>
              <w:right w:val="outset" w:sz="6" w:space="0" w:color="auto"/>
            </w:tcBorders>
            <w:vAlign w:val="center"/>
            <w:hideMark/>
          </w:tcPr>
          <w:p w14:paraId="262C3198" w14:textId="56E2CE87" w:rsidR="00CD3C13" w:rsidRPr="00692F5D" w:rsidRDefault="003F5B72" w:rsidP="00E91352">
            <w:pPr>
              <w:spacing w:after="0" w:line="240" w:lineRule="auto"/>
              <w:jc w:val="center"/>
              <w:rPr>
                <w:rFonts w:eastAsia="Times New Roman" w:cstheme="minorHAnsi"/>
                <w:sz w:val="24"/>
                <w:szCs w:val="24"/>
              </w:rPr>
            </w:pPr>
            <w:ins w:id="22" w:author="Takahide Ohkami" w:date="2023-01-16T10:35:00Z">
              <w:r>
                <w:rPr>
                  <w:rFonts w:eastAsia="Times New Roman" w:cstheme="minorHAnsi"/>
                  <w:sz w:val="24"/>
                  <w:szCs w:val="24"/>
                </w:rPr>
                <w:t>Mon</w:t>
              </w:r>
            </w:ins>
            <w:del w:id="23" w:author="Takahide Ohkami" w:date="2023-01-16T10:35:00Z">
              <w:r w:rsidR="00CD3C13" w:rsidRPr="00692F5D" w:rsidDel="003F5B72">
                <w:rPr>
                  <w:rFonts w:eastAsia="Times New Roman" w:cstheme="minorHAnsi"/>
                  <w:sz w:val="24"/>
                  <w:szCs w:val="24"/>
                </w:rPr>
                <w:delText>Thurs</w:delText>
              </w:r>
            </w:del>
            <w:r w:rsidR="00CD3C13" w:rsidRPr="00692F5D">
              <w:rPr>
                <w:rFonts w:eastAsia="Times New Roman" w:cstheme="minorHAnsi"/>
                <w:sz w:val="24"/>
                <w:szCs w:val="24"/>
              </w:rPr>
              <w:t>day</w:t>
            </w:r>
          </w:p>
        </w:tc>
        <w:tc>
          <w:tcPr>
            <w:tcW w:w="1080" w:type="pct"/>
            <w:tcBorders>
              <w:top w:val="outset" w:sz="6" w:space="0" w:color="auto"/>
              <w:left w:val="outset" w:sz="6" w:space="0" w:color="auto"/>
              <w:bottom w:val="outset" w:sz="6" w:space="0" w:color="auto"/>
              <w:right w:val="outset" w:sz="6" w:space="0" w:color="auto"/>
            </w:tcBorders>
            <w:vAlign w:val="center"/>
            <w:hideMark/>
          </w:tcPr>
          <w:p w14:paraId="087750D7" w14:textId="74044229" w:rsidR="00CD3C13" w:rsidRPr="00692F5D" w:rsidRDefault="003F5B72" w:rsidP="00E91352">
            <w:pPr>
              <w:spacing w:after="0" w:line="240" w:lineRule="auto"/>
              <w:jc w:val="center"/>
              <w:rPr>
                <w:rFonts w:eastAsia="Times New Roman" w:cstheme="minorHAnsi"/>
                <w:sz w:val="24"/>
                <w:szCs w:val="24"/>
              </w:rPr>
            </w:pPr>
            <w:ins w:id="24" w:author="Takahide Ohkami" w:date="2023-01-16T10:35:00Z">
              <w:r>
                <w:rPr>
                  <w:rFonts w:eastAsia="Times New Roman" w:cstheme="minorHAnsi"/>
                  <w:sz w:val="24"/>
                  <w:szCs w:val="24"/>
                </w:rPr>
                <w:t xml:space="preserve">2:31 </w:t>
              </w:r>
            </w:ins>
            <w:del w:id="25" w:author="Takahide Ohkami" w:date="2023-01-16T10:35:00Z">
              <w:r w:rsidR="003D7497" w:rsidDel="003F5B72">
                <w:rPr>
                  <w:rFonts w:eastAsia="Times New Roman" w:cstheme="minorHAnsi"/>
                  <w:sz w:val="24"/>
                  <w:szCs w:val="24"/>
                </w:rPr>
                <w:delText>1</w:delText>
              </w:r>
              <w:r w:rsidR="00CD3C13" w:rsidRPr="00692F5D" w:rsidDel="003F5B72">
                <w:rPr>
                  <w:rFonts w:eastAsia="Times New Roman" w:cstheme="minorHAnsi"/>
                  <w:sz w:val="24"/>
                  <w:szCs w:val="24"/>
                </w:rPr>
                <w:delText>:</w:delText>
              </w:r>
              <w:r w:rsidR="00234F64" w:rsidDel="003F5B72">
                <w:rPr>
                  <w:rFonts w:eastAsia="Times New Roman" w:cstheme="minorHAnsi"/>
                  <w:sz w:val="24"/>
                  <w:szCs w:val="24"/>
                </w:rPr>
                <w:delText>0</w:delText>
              </w:r>
              <w:r w:rsidR="00CD3C13" w:rsidRPr="00692F5D" w:rsidDel="003F5B72">
                <w:rPr>
                  <w:rFonts w:eastAsia="Times New Roman" w:cstheme="minorHAnsi"/>
                  <w:sz w:val="24"/>
                  <w:szCs w:val="24"/>
                </w:rPr>
                <w:delText xml:space="preserve">1 </w:delText>
              </w:r>
            </w:del>
            <w:r w:rsidR="003D7497">
              <w:rPr>
                <w:rFonts w:eastAsia="Times New Roman" w:cstheme="minorHAnsi"/>
                <w:sz w:val="24"/>
                <w:szCs w:val="24"/>
              </w:rPr>
              <w:t>P</w:t>
            </w:r>
            <w:r w:rsidR="00CD3C13" w:rsidRPr="00692F5D">
              <w:rPr>
                <w:rFonts w:eastAsia="Times New Roman" w:cstheme="minorHAnsi"/>
                <w:sz w:val="24"/>
                <w:szCs w:val="24"/>
              </w:rPr>
              <w:t>M</w:t>
            </w:r>
          </w:p>
        </w:tc>
        <w:tc>
          <w:tcPr>
            <w:tcW w:w="1081" w:type="pct"/>
            <w:tcBorders>
              <w:top w:val="outset" w:sz="6" w:space="0" w:color="auto"/>
              <w:left w:val="outset" w:sz="6" w:space="0" w:color="auto"/>
              <w:bottom w:val="outset" w:sz="6" w:space="0" w:color="auto"/>
              <w:right w:val="outset" w:sz="6" w:space="0" w:color="auto"/>
            </w:tcBorders>
            <w:vAlign w:val="center"/>
            <w:hideMark/>
          </w:tcPr>
          <w:p w14:paraId="6464F98E" w14:textId="78302A53" w:rsidR="00CD3C13" w:rsidRPr="00692F5D" w:rsidRDefault="003F5B72" w:rsidP="00E91352">
            <w:pPr>
              <w:spacing w:after="0" w:line="240" w:lineRule="auto"/>
              <w:jc w:val="center"/>
              <w:rPr>
                <w:rFonts w:eastAsia="Times New Roman" w:cstheme="minorHAnsi"/>
                <w:sz w:val="24"/>
                <w:szCs w:val="24"/>
              </w:rPr>
            </w:pPr>
            <w:ins w:id="26" w:author="Takahide Ohkami" w:date="2023-01-16T10:35:00Z">
              <w:r>
                <w:rPr>
                  <w:rFonts w:eastAsia="Times New Roman" w:cstheme="minorHAnsi"/>
                  <w:sz w:val="24"/>
                  <w:szCs w:val="24"/>
                </w:rPr>
                <w:t xml:space="preserve">4:20 </w:t>
              </w:r>
            </w:ins>
            <w:del w:id="27" w:author="Takahide Ohkami" w:date="2023-01-16T10:35:00Z">
              <w:r w:rsidR="00234F64" w:rsidDel="003F5B72">
                <w:rPr>
                  <w:rFonts w:eastAsia="Times New Roman" w:cstheme="minorHAnsi"/>
                  <w:sz w:val="24"/>
                  <w:szCs w:val="24"/>
                </w:rPr>
                <w:delText xml:space="preserve">2:30 </w:delText>
              </w:r>
            </w:del>
            <w:r w:rsidR="00CD3C13" w:rsidRPr="00692F5D">
              <w:rPr>
                <w:rFonts w:eastAsia="Times New Roman" w:cstheme="minorHAnsi"/>
                <w:sz w:val="24"/>
                <w:szCs w:val="24"/>
              </w:rPr>
              <w:t>PM</w:t>
            </w:r>
          </w:p>
        </w:tc>
        <w:tc>
          <w:tcPr>
            <w:tcW w:w="878" w:type="pct"/>
            <w:tcBorders>
              <w:top w:val="outset" w:sz="6" w:space="0" w:color="auto"/>
              <w:left w:val="outset" w:sz="6" w:space="0" w:color="auto"/>
              <w:bottom w:val="outset" w:sz="6" w:space="0" w:color="auto"/>
              <w:right w:val="outset" w:sz="6" w:space="0" w:color="auto"/>
            </w:tcBorders>
            <w:vAlign w:val="center"/>
            <w:hideMark/>
          </w:tcPr>
          <w:p w14:paraId="10C6B84C" w14:textId="77777777" w:rsidR="00CD3C13" w:rsidRPr="00692F5D" w:rsidRDefault="00CD3C13" w:rsidP="00E91352">
            <w:pPr>
              <w:spacing w:after="0" w:line="240" w:lineRule="auto"/>
              <w:jc w:val="center"/>
              <w:rPr>
                <w:rFonts w:eastAsia="Times New Roman" w:cstheme="minorHAnsi"/>
                <w:sz w:val="24"/>
                <w:szCs w:val="24"/>
              </w:rPr>
            </w:pPr>
            <w:r w:rsidRPr="00692F5D">
              <w:rPr>
                <w:rFonts w:eastAsia="Times New Roman" w:cstheme="minorHAnsi"/>
                <w:sz w:val="24"/>
                <w:szCs w:val="24"/>
              </w:rPr>
              <w:t>P114</w:t>
            </w:r>
          </w:p>
        </w:tc>
      </w:tr>
    </w:tbl>
    <w:p w14:paraId="0DB4321C" w14:textId="77777777" w:rsidR="0080721A" w:rsidRPr="00692F5D" w:rsidRDefault="0080721A" w:rsidP="00CD3C13">
      <w:pPr>
        <w:spacing w:after="0" w:line="240" w:lineRule="auto"/>
        <w:outlineLvl w:val="3"/>
        <w:rPr>
          <w:rFonts w:eastAsia="Times New Roman" w:cstheme="minorHAnsi"/>
          <w:b/>
          <w:bCs/>
          <w:sz w:val="24"/>
          <w:szCs w:val="24"/>
        </w:rPr>
      </w:pPr>
    </w:p>
    <w:p w14:paraId="3D7995FC" w14:textId="274A9A81" w:rsidR="00CD3C13" w:rsidRPr="00692F5D" w:rsidRDefault="00CD3C13" w:rsidP="00CD3C13">
      <w:pPr>
        <w:spacing w:after="0" w:line="240" w:lineRule="auto"/>
        <w:outlineLvl w:val="3"/>
        <w:rPr>
          <w:rFonts w:eastAsia="Times New Roman" w:cstheme="minorHAnsi"/>
          <w:b/>
          <w:bCs/>
          <w:sz w:val="24"/>
          <w:szCs w:val="24"/>
        </w:rPr>
      </w:pPr>
      <w:r w:rsidRPr="00692F5D">
        <w:rPr>
          <w:rFonts w:eastAsia="Times New Roman" w:cstheme="minorHAnsi"/>
          <w:b/>
          <w:bCs/>
          <w:sz w:val="24"/>
          <w:szCs w:val="24"/>
        </w:rPr>
        <w:br/>
        <w:t>OFFICE HOURS:</w:t>
      </w:r>
    </w:p>
    <w:p w14:paraId="012B7FA4" w14:textId="77777777" w:rsidR="00234F64" w:rsidRPr="00692F5D" w:rsidRDefault="00234F64" w:rsidP="00CD3C13">
      <w:pPr>
        <w:spacing w:after="0" w:line="240" w:lineRule="auto"/>
        <w:outlineLvl w:val="3"/>
        <w:rPr>
          <w:rFonts w:eastAsia="Times New Roman" w:cstheme="minorHAnsi"/>
          <w:b/>
          <w:bCs/>
          <w:sz w:val="24"/>
          <w:szCs w:val="24"/>
        </w:rPr>
      </w:pPr>
    </w:p>
    <w:p w14:paraId="7C7BBE3C" w14:textId="28CA66E0" w:rsidR="00CD3C13" w:rsidRPr="00692F5D" w:rsidRDefault="00CD3C13" w:rsidP="00CD3C13">
      <w:pPr>
        <w:spacing w:after="0" w:line="240" w:lineRule="auto"/>
        <w:outlineLvl w:val="3"/>
        <w:rPr>
          <w:rFonts w:eastAsia="Times New Roman" w:cstheme="minorHAnsi"/>
          <w:sz w:val="24"/>
          <w:szCs w:val="24"/>
        </w:rPr>
      </w:pPr>
      <w:r w:rsidRPr="00692F5D">
        <w:rPr>
          <w:rFonts w:eastAsia="Times New Roman" w:cstheme="minorHAnsi"/>
          <w:sz w:val="24"/>
          <w:szCs w:val="24"/>
        </w:rPr>
        <w:t>Please contact the instructor</w:t>
      </w:r>
      <w:r w:rsidR="0080721A">
        <w:rPr>
          <w:rFonts w:eastAsia="Times New Roman" w:cstheme="minorHAnsi"/>
          <w:sz w:val="24"/>
          <w:szCs w:val="24"/>
        </w:rPr>
        <w:t>s</w:t>
      </w:r>
      <w:r w:rsidRPr="00692F5D">
        <w:rPr>
          <w:rFonts w:eastAsia="Times New Roman" w:cstheme="minorHAnsi"/>
          <w:sz w:val="24"/>
          <w:szCs w:val="24"/>
        </w:rPr>
        <w:t xml:space="preserve"> by e-mail or in-person.</w:t>
      </w:r>
    </w:p>
    <w:p w14:paraId="05F1C565" w14:textId="0CD891AA" w:rsidR="00234F64" w:rsidRDefault="00234F64" w:rsidP="00CD3C13">
      <w:pPr>
        <w:spacing w:after="0" w:line="240" w:lineRule="auto"/>
        <w:outlineLvl w:val="3"/>
        <w:rPr>
          <w:rFonts w:eastAsia="Times New Roman" w:cstheme="minorHAnsi"/>
          <w:b/>
          <w:bCs/>
          <w:sz w:val="24"/>
          <w:szCs w:val="24"/>
        </w:rPr>
      </w:pPr>
    </w:p>
    <w:p w14:paraId="6B58E672" w14:textId="193A2E6E" w:rsidR="0080721A" w:rsidRDefault="0080721A" w:rsidP="00CD3C13">
      <w:pPr>
        <w:spacing w:after="0" w:line="240" w:lineRule="auto"/>
        <w:outlineLvl w:val="3"/>
        <w:rPr>
          <w:rFonts w:eastAsia="Times New Roman" w:cstheme="minorHAnsi"/>
          <w:b/>
          <w:bCs/>
          <w:sz w:val="24"/>
          <w:szCs w:val="24"/>
        </w:rPr>
      </w:pPr>
    </w:p>
    <w:p w14:paraId="6813F4F2" w14:textId="77777777" w:rsidR="0080721A" w:rsidRPr="00692F5D" w:rsidRDefault="0080721A" w:rsidP="00CD3C13">
      <w:pPr>
        <w:spacing w:after="0" w:line="240" w:lineRule="auto"/>
        <w:outlineLvl w:val="3"/>
        <w:rPr>
          <w:rFonts w:eastAsia="Times New Roman" w:cstheme="minorHAnsi"/>
          <w:b/>
          <w:bCs/>
          <w:sz w:val="24"/>
          <w:szCs w:val="24"/>
        </w:rPr>
      </w:pPr>
    </w:p>
    <w:p w14:paraId="323DEDE6" w14:textId="77777777" w:rsidR="00CD3C13" w:rsidRPr="00692F5D" w:rsidRDefault="00CD3C13" w:rsidP="00CD3C13">
      <w:pPr>
        <w:spacing w:after="0" w:line="240" w:lineRule="auto"/>
        <w:outlineLvl w:val="3"/>
        <w:rPr>
          <w:rFonts w:eastAsia="Times New Roman" w:cstheme="minorHAnsi"/>
          <w:b/>
          <w:bCs/>
          <w:sz w:val="24"/>
          <w:szCs w:val="24"/>
        </w:rPr>
      </w:pPr>
      <w:r w:rsidRPr="00692F5D">
        <w:rPr>
          <w:rFonts w:eastAsia="Times New Roman" w:cstheme="minorHAnsi"/>
          <w:b/>
          <w:bCs/>
          <w:sz w:val="24"/>
          <w:szCs w:val="24"/>
        </w:rPr>
        <w:lastRenderedPageBreak/>
        <w:t>LECTURE FORMAT:</w:t>
      </w:r>
    </w:p>
    <w:p w14:paraId="0CDC4BD4" w14:textId="41AD5B03"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br/>
        <w:t>The lecture format is</w:t>
      </w:r>
      <w:r w:rsidR="001C04D8" w:rsidRPr="00692F5D">
        <w:rPr>
          <w:rFonts w:eastAsia="Times New Roman" w:cstheme="minorHAnsi"/>
          <w:sz w:val="24"/>
          <w:szCs w:val="24"/>
        </w:rPr>
        <w:t xml:space="preserve"> </w:t>
      </w:r>
      <w:r w:rsidRPr="00692F5D">
        <w:rPr>
          <w:rFonts w:eastAsia="Times New Roman" w:cstheme="minorHAnsi"/>
          <w:sz w:val="24"/>
          <w:szCs w:val="24"/>
        </w:rPr>
        <w:t>an in-person on-campus format.</w:t>
      </w:r>
      <w:r w:rsidR="001C04D8" w:rsidRPr="00692F5D">
        <w:rPr>
          <w:rFonts w:eastAsia="Times New Roman" w:cstheme="minorHAnsi"/>
          <w:sz w:val="24"/>
          <w:szCs w:val="24"/>
        </w:rPr>
        <w:t xml:space="preserve"> </w:t>
      </w:r>
      <w:r w:rsidRPr="00692F5D">
        <w:rPr>
          <w:rFonts w:eastAsia="Times New Roman" w:cstheme="minorHAnsi"/>
          <w:sz w:val="24"/>
          <w:szCs w:val="24"/>
        </w:rPr>
        <w:t>The students are expected to attend the lectures with the textbook</w:t>
      </w:r>
      <w:r w:rsidR="001C04D8" w:rsidRPr="00692F5D">
        <w:rPr>
          <w:rFonts w:eastAsia="Times New Roman" w:cstheme="minorHAnsi"/>
          <w:sz w:val="24"/>
          <w:szCs w:val="24"/>
        </w:rPr>
        <w:t xml:space="preserve"> </w:t>
      </w:r>
      <w:r w:rsidRPr="00692F5D">
        <w:rPr>
          <w:rFonts w:eastAsia="Times New Roman" w:cstheme="minorHAnsi"/>
          <w:sz w:val="24"/>
          <w:szCs w:val="24"/>
        </w:rPr>
        <w:t xml:space="preserve">on-campus. </w:t>
      </w:r>
    </w:p>
    <w:p w14:paraId="7A55AB20" w14:textId="77777777"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 </w:t>
      </w:r>
    </w:p>
    <w:p w14:paraId="4392E3C9" w14:textId="1285C72A" w:rsidR="00CD3C13" w:rsidRPr="00692F5D" w:rsidRDefault="00CD3C13" w:rsidP="00CD3C13">
      <w:pPr>
        <w:spacing w:after="0" w:line="240" w:lineRule="auto"/>
        <w:outlineLvl w:val="3"/>
        <w:rPr>
          <w:rFonts w:eastAsia="Times New Roman" w:cstheme="minorHAnsi"/>
          <w:b/>
          <w:bCs/>
          <w:sz w:val="24"/>
          <w:szCs w:val="24"/>
        </w:rPr>
      </w:pPr>
      <w:r w:rsidRPr="00692F5D">
        <w:rPr>
          <w:rFonts w:eastAsia="Times New Roman" w:cstheme="minorHAnsi"/>
          <w:b/>
          <w:bCs/>
          <w:sz w:val="24"/>
          <w:szCs w:val="24"/>
        </w:rPr>
        <w:t>LABORATORY FORMAT:</w:t>
      </w:r>
    </w:p>
    <w:p w14:paraId="31364CA8" w14:textId="77777777" w:rsidR="001C04D8" w:rsidRPr="00692F5D" w:rsidRDefault="001C04D8" w:rsidP="00CD3C13">
      <w:pPr>
        <w:spacing w:after="0" w:line="240" w:lineRule="auto"/>
        <w:outlineLvl w:val="3"/>
        <w:rPr>
          <w:rFonts w:eastAsia="Times New Roman" w:cstheme="minorHAnsi"/>
          <w:b/>
          <w:bCs/>
          <w:sz w:val="24"/>
          <w:szCs w:val="24"/>
        </w:rPr>
      </w:pPr>
    </w:p>
    <w:p w14:paraId="753964EB" w14:textId="313B1541"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The laboratory format is</w:t>
      </w:r>
      <w:r w:rsidR="001C04D8" w:rsidRPr="00692F5D">
        <w:rPr>
          <w:rFonts w:eastAsia="Times New Roman" w:cstheme="minorHAnsi"/>
          <w:sz w:val="24"/>
          <w:szCs w:val="24"/>
        </w:rPr>
        <w:t xml:space="preserve"> </w:t>
      </w:r>
      <w:r w:rsidRPr="00692F5D">
        <w:rPr>
          <w:rFonts w:eastAsia="Times New Roman" w:cstheme="minorHAnsi"/>
          <w:sz w:val="24"/>
          <w:szCs w:val="24"/>
        </w:rPr>
        <w:t>an in-person on-campus format. The students are expected to attend the laboratory sessions and work on the assigned tasks</w:t>
      </w:r>
      <w:r w:rsidR="001C04D8" w:rsidRPr="00692F5D">
        <w:rPr>
          <w:rFonts w:eastAsia="Times New Roman" w:cstheme="minorHAnsi"/>
          <w:sz w:val="24"/>
          <w:szCs w:val="24"/>
        </w:rPr>
        <w:t xml:space="preserve"> </w:t>
      </w:r>
      <w:r w:rsidR="007308C2" w:rsidRPr="00692F5D">
        <w:rPr>
          <w:rFonts w:eastAsia="Times New Roman" w:cstheme="minorHAnsi"/>
          <w:sz w:val="24"/>
          <w:szCs w:val="24"/>
        </w:rPr>
        <w:t>in the laboratory</w:t>
      </w:r>
      <w:r w:rsidR="001C04D8" w:rsidRPr="00692F5D">
        <w:rPr>
          <w:rFonts w:eastAsia="Times New Roman" w:cstheme="minorHAnsi"/>
          <w:sz w:val="24"/>
          <w:szCs w:val="24"/>
        </w:rPr>
        <w:t>.</w:t>
      </w:r>
    </w:p>
    <w:p w14:paraId="35E16F7A" w14:textId="77777777"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 </w:t>
      </w:r>
    </w:p>
    <w:p w14:paraId="247E6893" w14:textId="5A09E1B0" w:rsidR="00CD3C13" w:rsidRPr="00692F5D" w:rsidRDefault="00CD3C13" w:rsidP="00CD3C13">
      <w:pPr>
        <w:spacing w:after="0" w:line="240" w:lineRule="auto"/>
        <w:outlineLvl w:val="3"/>
        <w:rPr>
          <w:rFonts w:eastAsia="Times New Roman" w:cstheme="minorHAnsi"/>
          <w:b/>
          <w:bCs/>
          <w:sz w:val="24"/>
          <w:szCs w:val="24"/>
        </w:rPr>
      </w:pPr>
      <w:r w:rsidRPr="00692F5D">
        <w:rPr>
          <w:rFonts w:eastAsia="Times New Roman" w:cstheme="minorHAnsi"/>
          <w:b/>
          <w:bCs/>
          <w:sz w:val="24"/>
          <w:szCs w:val="24"/>
        </w:rPr>
        <w:t>HOMEWORK ASSIGNMENTS:</w:t>
      </w:r>
    </w:p>
    <w:p w14:paraId="48240BFB" w14:textId="77777777" w:rsidR="001C04D8" w:rsidRPr="00692F5D" w:rsidRDefault="001C04D8" w:rsidP="00CD3C13">
      <w:pPr>
        <w:spacing w:after="0" w:line="240" w:lineRule="auto"/>
        <w:outlineLvl w:val="3"/>
        <w:rPr>
          <w:rFonts w:eastAsia="Times New Roman" w:cstheme="minorHAnsi"/>
          <w:b/>
          <w:bCs/>
          <w:sz w:val="24"/>
          <w:szCs w:val="24"/>
        </w:rPr>
      </w:pPr>
    </w:p>
    <w:p w14:paraId="4E8020B8" w14:textId="6E6EFD35" w:rsidR="001C04D8"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 xml:space="preserve">The homework assignments will be posted in Canvas along with the due date. </w:t>
      </w:r>
      <w:r w:rsidR="00293F86" w:rsidRPr="00692F5D">
        <w:rPr>
          <w:rFonts w:eastAsia="Times New Roman" w:cstheme="minorHAnsi"/>
          <w:sz w:val="24"/>
          <w:szCs w:val="24"/>
        </w:rPr>
        <w:t xml:space="preserve">The students are expected to answer the assignment questions and submit them in a single file by the </w:t>
      </w:r>
      <w:r w:rsidR="009146CA">
        <w:rPr>
          <w:rFonts w:eastAsia="Times New Roman" w:cstheme="minorHAnsi"/>
          <w:sz w:val="24"/>
          <w:szCs w:val="24"/>
        </w:rPr>
        <w:t>closing</w:t>
      </w:r>
      <w:r w:rsidR="00293F86" w:rsidRPr="00692F5D">
        <w:rPr>
          <w:rFonts w:eastAsia="Times New Roman" w:cstheme="minorHAnsi"/>
          <w:sz w:val="24"/>
          <w:szCs w:val="24"/>
        </w:rPr>
        <w:t xml:space="preserve"> date. </w:t>
      </w:r>
      <w:r w:rsidR="007308C2" w:rsidRPr="00692F5D">
        <w:rPr>
          <w:rFonts w:eastAsia="Times New Roman" w:cstheme="minorHAnsi"/>
          <w:sz w:val="24"/>
          <w:szCs w:val="24"/>
        </w:rPr>
        <w:t xml:space="preserve">Any </w:t>
      </w:r>
      <w:r w:rsidR="00293F86" w:rsidRPr="00692F5D">
        <w:rPr>
          <w:rFonts w:eastAsia="Times New Roman" w:cstheme="minorHAnsi"/>
          <w:sz w:val="24"/>
          <w:szCs w:val="24"/>
        </w:rPr>
        <w:t>unreadable answers</w:t>
      </w:r>
      <w:r w:rsidR="009146CA">
        <w:rPr>
          <w:rFonts w:eastAsia="Times New Roman" w:cstheme="minorHAnsi"/>
          <w:sz w:val="24"/>
          <w:szCs w:val="24"/>
        </w:rPr>
        <w:t xml:space="preserve"> </w:t>
      </w:r>
      <w:r w:rsidR="00293F86" w:rsidRPr="00692F5D">
        <w:rPr>
          <w:rFonts w:eastAsia="Times New Roman" w:cstheme="minorHAnsi"/>
          <w:sz w:val="24"/>
          <w:szCs w:val="24"/>
        </w:rPr>
        <w:t xml:space="preserve">will not be graded. </w:t>
      </w:r>
      <w:r w:rsidRPr="00692F5D">
        <w:rPr>
          <w:rFonts w:eastAsia="Times New Roman" w:cstheme="minorHAnsi"/>
          <w:sz w:val="24"/>
          <w:szCs w:val="24"/>
        </w:rPr>
        <w:t>The solutions will be posted in Canvas</w:t>
      </w:r>
      <w:r w:rsidR="001C04D8" w:rsidRPr="00692F5D">
        <w:rPr>
          <w:rFonts w:eastAsia="Times New Roman" w:cstheme="minorHAnsi"/>
          <w:sz w:val="24"/>
          <w:szCs w:val="24"/>
        </w:rPr>
        <w:t xml:space="preserve"> after the </w:t>
      </w:r>
      <w:r w:rsidR="009146CA">
        <w:rPr>
          <w:rFonts w:eastAsia="Times New Roman" w:cstheme="minorHAnsi"/>
          <w:sz w:val="24"/>
          <w:szCs w:val="24"/>
        </w:rPr>
        <w:t xml:space="preserve">closing </w:t>
      </w:r>
      <w:r w:rsidR="001C04D8" w:rsidRPr="00692F5D">
        <w:rPr>
          <w:rFonts w:eastAsia="Times New Roman" w:cstheme="minorHAnsi"/>
          <w:sz w:val="24"/>
          <w:szCs w:val="24"/>
        </w:rPr>
        <w:t>date</w:t>
      </w:r>
      <w:r w:rsidRPr="00692F5D">
        <w:rPr>
          <w:rFonts w:eastAsia="Times New Roman" w:cstheme="minorHAnsi"/>
          <w:sz w:val="24"/>
          <w:szCs w:val="24"/>
        </w:rPr>
        <w:t>. Once the solutions are posted, no late work will be accepted</w:t>
      </w:r>
      <w:r w:rsidR="00293F86" w:rsidRPr="00692F5D">
        <w:rPr>
          <w:rFonts w:eastAsia="Times New Roman" w:cstheme="minorHAnsi"/>
          <w:sz w:val="24"/>
          <w:szCs w:val="24"/>
        </w:rPr>
        <w:t xml:space="preserve"> with no exceptions.</w:t>
      </w:r>
    </w:p>
    <w:p w14:paraId="207E8D4C" w14:textId="39C0486B"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br/>
        <w:t>All the laboratory reports will be formal and are due by the next laboratory meeting. The late laboratory reports will lose 10 points a week for four weeks after which the assignment will be zero.</w:t>
      </w:r>
      <w:r w:rsidR="007308C2" w:rsidRPr="00692F5D">
        <w:rPr>
          <w:rFonts w:eastAsia="Times New Roman" w:cstheme="minorHAnsi"/>
          <w:sz w:val="24"/>
          <w:szCs w:val="24"/>
        </w:rPr>
        <w:t xml:space="preserve"> An example lab report will be provided.</w:t>
      </w:r>
    </w:p>
    <w:p w14:paraId="31FF516F" w14:textId="77777777"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 </w:t>
      </w:r>
    </w:p>
    <w:p w14:paraId="2AE3EB56" w14:textId="24740FD5" w:rsidR="00CD3C13" w:rsidRPr="00692F5D" w:rsidRDefault="00CD3C13" w:rsidP="00CD3C13">
      <w:pPr>
        <w:spacing w:after="0" w:line="240" w:lineRule="auto"/>
        <w:outlineLvl w:val="3"/>
        <w:rPr>
          <w:rFonts w:eastAsia="Times New Roman" w:cstheme="minorHAnsi"/>
          <w:b/>
          <w:bCs/>
          <w:sz w:val="24"/>
          <w:szCs w:val="24"/>
        </w:rPr>
      </w:pPr>
      <w:r w:rsidRPr="00692F5D">
        <w:rPr>
          <w:rFonts w:eastAsia="Times New Roman" w:cstheme="minorHAnsi"/>
          <w:b/>
          <w:bCs/>
          <w:sz w:val="24"/>
          <w:szCs w:val="24"/>
        </w:rPr>
        <w:t>EXAMINATIONS:</w:t>
      </w:r>
    </w:p>
    <w:p w14:paraId="139021D1" w14:textId="1B6E14B0" w:rsidR="001C04D8" w:rsidRPr="00692F5D" w:rsidRDefault="001C04D8" w:rsidP="00CD3C13">
      <w:pPr>
        <w:spacing w:after="0" w:line="240" w:lineRule="auto"/>
        <w:outlineLvl w:val="3"/>
        <w:rPr>
          <w:rFonts w:eastAsia="Times New Roman" w:cstheme="minorHAnsi"/>
          <w:b/>
          <w:bCs/>
          <w:sz w:val="24"/>
          <w:szCs w:val="24"/>
        </w:rPr>
      </w:pPr>
    </w:p>
    <w:p w14:paraId="2CB99BBA" w14:textId="6B1196B6" w:rsidR="003F5B72" w:rsidRDefault="001C04D8" w:rsidP="001C04D8">
      <w:pPr>
        <w:spacing w:after="0" w:line="240" w:lineRule="auto"/>
        <w:outlineLvl w:val="3"/>
        <w:rPr>
          <w:ins w:id="28" w:author="Takahide Ohkami" w:date="2023-01-16T10:40:00Z"/>
          <w:rFonts w:eastAsia="Times New Roman" w:cstheme="minorHAnsi"/>
          <w:sz w:val="24"/>
          <w:szCs w:val="24"/>
        </w:rPr>
      </w:pPr>
      <w:r w:rsidRPr="00692F5D">
        <w:rPr>
          <w:rFonts w:eastAsia="Times New Roman" w:cstheme="minorHAnsi"/>
          <w:sz w:val="24"/>
          <w:szCs w:val="24"/>
        </w:rPr>
        <w:t>T</w:t>
      </w:r>
      <w:del w:id="29" w:author="Takahide Ohkami" w:date="2023-01-16T10:39:00Z">
        <w:r w:rsidRPr="00692F5D" w:rsidDel="003F5B72">
          <w:rPr>
            <w:rFonts w:eastAsia="Times New Roman" w:cstheme="minorHAnsi"/>
            <w:sz w:val="24"/>
            <w:szCs w:val="24"/>
          </w:rPr>
          <w:delText>here will be t</w:delText>
        </w:r>
      </w:del>
      <w:r w:rsidRPr="00692F5D">
        <w:rPr>
          <w:rFonts w:eastAsia="Times New Roman" w:cstheme="minorHAnsi"/>
          <w:sz w:val="24"/>
          <w:szCs w:val="24"/>
        </w:rPr>
        <w:t xml:space="preserve">wo </w:t>
      </w:r>
      <w:r w:rsidR="00B366A5">
        <w:rPr>
          <w:rFonts w:eastAsia="Times New Roman" w:cstheme="minorHAnsi"/>
          <w:sz w:val="24"/>
          <w:szCs w:val="24"/>
        </w:rPr>
        <w:t xml:space="preserve">mid-term </w:t>
      </w:r>
      <w:r w:rsidRPr="00692F5D">
        <w:rPr>
          <w:rFonts w:eastAsia="Times New Roman" w:cstheme="minorHAnsi"/>
          <w:sz w:val="24"/>
          <w:szCs w:val="24"/>
        </w:rPr>
        <w:t>examinations</w:t>
      </w:r>
      <w:ins w:id="30" w:author="Takahide Ohkami" w:date="2023-01-16T10:39:00Z">
        <w:r w:rsidR="003F5B72">
          <w:rPr>
            <w:rFonts w:eastAsia="Times New Roman" w:cstheme="minorHAnsi"/>
            <w:sz w:val="24"/>
            <w:szCs w:val="24"/>
          </w:rPr>
          <w:t xml:space="preserve"> are scheduled</w:t>
        </w:r>
      </w:ins>
      <w:r w:rsidR="0005526E">
        <w:rPr>
          <w:rFonts w:eastAsia="Times New Roman" w:cstheme="minorHAnsi"/>
          <w:sz w:val="24"/>
          <w:szCs w:val="24"/>
        </w:rPr>
        <w:t xml:space="preserve"> in </w:t>
      </w:r>
      <w:ins w:id="31" w:author="Takahide Ohkami" w:date="2023-01-16T10:37:00Z">
        <w:r w:rsidR="003F5B72">
          <w:rPr>
            <w:rFonts w:eastAsia="Times New Roman" w:cstheme="minorHAnsi"/>
            <w:sz w:val="24"/>
            <w:szCs w:val="24"/>
          </w:rPr>
          <w:t>March</w:t>
        </w:r>
      </w:ins>
      <w:del w:id="32" w:author="Takahide Ohkami" w:date="2023-01-16T10:37:00Z">
        <w:r w:rsidR="0005526E" w:rsidDel="003F5B72">
          <w:rPr>
            <w:rFonts w:eastAsia="Times New Roman" w:cstheme="minorHAnsi"/>
            <w:sz w:val="24"/>
            <w:szCs w:val="24"/>
          </w:rPr>
          <w:delText>October</w:delText>
        </w:r>
      </w:del>
      <w:r w:rsidR="0005526E">
        <w:rPr>
          <w:rFonts w:eastAsia="Times New Roman" w:cstheme="minorHAnsi"/>
          <w:sz w:val="24"/>
          <w:szCs w:val="24"/>
        </w:rPr>
        <w:t xml:space="preserve"> and </w:t>
      </w:r>
      <w:ins w:id="33" w:author="Takahide Ohkami" w:date="2023-01-16T10:38:00Z">
        <w:r w:rsidR="003F5B72">
          <w:rPr>
            <w:rFonts w:eastAsia="Times New Roman" w:cstheme="minorHAnsi"/>
            <w:sz w:val="24"/>
            <w:szCs w:val="24"/>
          </w:rPr>
          <w:t>April</w:t>
        </w:r>
      </w:ins>
      <w:del w:id="34" w:author="Takahide Ohkami" w:date="2023-01-16T10:38:00Z">
        <w:r w:rsidR="0005526E" w:rsidDel="003F5B72">
          <w:rPr>
            <w:rFonts w:eastAsia="Times New Roman" w:cstheme="minorHAnsi"/>
            <w:sz w:val="24"/>
            <w:szCs w:val="24"/>
          </w:rPr>
          <w:delText>November</w:delText>
        </w:r>
      </w:del>
      <w:r w:rsidR="0005526E">
        <w:rPr>
          <w:rFonts w:eastAsia="Times New Roman" w:cstheme="minorHAnsi"/>
          <w:sz w:val="24"/>
          <w:szCs w:val="24"/>
        </w:rPr>
        <w:t>,</w:t>
      </w:r>
      <w:r w:rsidRPr="00692F5D">
        <w:rPr>
          <w:rFonts w:eastAsia="Times New Roman" w:cstheme="minorHAnsi"/>
          <w:sz w:val="24"/>
          <w:szCs w:val="24"/>
        </w:rPr>
        <w:t xml:space="preserve"> for which a</w:t>
      </w:r>
      <w:r w:rsidR="00CD3C13" w:rsidRPr="00692F5D">
        <w:rPr>
          <w:rFonts w:eastAsia="Times New Roman" w:cstheme="minorHAnsi"/>
          <w:sz w:val="24"/>
          <w:szCs w:val="24"/>
        </w:rPr>
        <w:t xml:space="preserve"> two-week notice</w:t>
      </w:r>
      <w:r w:rsidRPr="00692F5D">
        <w:rPr>
          <w:rFonts w:eastAsia="Times New Roman" w:cstheme="minorHAnsi"/>
          <w:sz w:val="24"/>
          <w:szCs w:val="24"/>
        </w:rPr>
        <w:t xml:space="preserve"> </w:t>
      </w:r>
      <w:r w:rsidR="00CD3C13" w:rsidRPr="00692F5D">
        <w:rPr>
          <w:rFonts w:eastAsia="Times New Roman" w:cstheme="minorHAnsi"/>
          <w:sz w:val="24"/>
          <w:szCs w:val="24"/>
        </w:rPr>
        <w:t xml:space="preserve">will be given. </w:t>
      </w:r>
      <w:ins w:id="35" w:author="Takahide Ohkami" w:date="2023-01-16T10:39:00Z">
        <w:r w:rsidR="003F5B72">
          <w:rPr>
            <w:rFonts w:eastAsia="Times New Roman" w:cstheme="minorHAnsi"/>
            <w:sz w:val="24"/>
            <w:szCs w:val="24"/>
          </w:rPr>
          <w:t>The final examination is scheduled i</w:t>
        </w:r>
      </w:ins>
      <w:ins w:id="36" w:author="Takahide Ohkami" w:date="2023-01-16T10:40:00Z">
        <w:r w:rsidR="003F5B72">
          <w:rPr>
            <w:rFonts w:eastAsia="Times New Roman" w:cstheme="minorHAnsi"/>
            <w:sz w:val="24"/>
            <w:szCs w:val="24"/>
          </w:rPr>
          <w:t xml:space="preserve">n the </w:t>
        </w:r>
        <w:proofErr w:type="gramStart"/>
        <w:r w:rsidR="003F5B72">
          <w:rPr>
            <w:rFonts w:eastAsia="Times New Roman" w:cstheme="minorHAnsi"/>
            <w:sz w:val="24"/>
            <w:szCs w:val="24"/>
          </w:rPr>
          <w:t>finals</w:t>
        </w:r>
        <w:proofErr w:type="gramEnd"/>
        <w:r w:rsidR="003F5B72">
          <w:rPr>
            <w:rFonts w:eastAsia="Times New Roman" w:cstheme="minorHAnsi"/>
            <w:sz w:val="24"/>
            <w:szCs w:val="24"/>
          </w:rPr>
          <w:t xml:space="preserve"> week in May. </w:t>
        </w:r>
      </w:ins>
      <w:r w:rsidRPr="00692F5D">
        <w:rPr>
          <w:rFonts w:eastAsia="Times New Roman" w:cstheme="minorHAnsi"/>
          <w:sz w:val="24"/>
          <w:szCs w:val="24"/>
        </w:rPr>
        <w:t>They are</w:t>
      </w:r>
      <w:r w:rsidR="00293F86" w:rsidRPr="00692F5D">
        <w:rPr>
          <w:rFonts w:eastAsia="Times New Roman" w:cstheme="minorHAnsi"/>
          <w:sz w:val="24"/>
          <w:szCs w:val="24"/>
        </w:rPr>
        <w:t xml:space="preserve"> </w:t>
      </w:r>
      <w:r w:rsidR="00D1720A">
        <w:rPr>
          <w:rFonts w:eastAsia="Times New Roman" w:cstheme="minorHAnsi"/>
          <w:sz w:val="24"/>
          <w:szCs w:val="24"/>
        </w:rPr>
        <w:t xml:space="preserve">the </w:t>
      </w:r>
      <w:r w:rsidR="00293F86" w:rsidRPr="00692F5D">
        <w:rPr>
          <w:rFonts w:eastAsia="Times New Roman" w:cstheme="minorHAnsi"/>
          <w:sz w:val="24"/>
          <w:szCs w:val="24"/>
        </w:rPr>
        <w:t xml:space="preserve">take-home </w:t>
      </w:r>
      <w:ins w:id="37" w:author="Takahide Ohkami" w:date="2023-01-16T10:40:00Z">
        <w:r w:rsidR="003F5B72">
          <w:rPr>
            <w:rFonts w:eastAsia="Times New Roman" w:cstheme="minorHAnsi"/>
            <w:sz w:val="24"/>
            <w:szCs w:val="24"/>
          </w:rPr>
          <w:t xml:space="preserve">open-book </w:t>
        </w:r>
      </w:ins>
      <w:r w:rsidR="00293F86" w:rsidRPr="00692F5D">
        <w:rPr>
          <w:rFonts w:eastAsia="Times New Roman" w:cstheme="minorHAnsi"/>
          <w:sz w:val="24"/>
          <w:szCs w:val="24"/>
        </w:rPr>
        <w:t>examinations</w:t>
      </w:r>
      <w:ins w:id="38" w:author="Takahide Ohkami" w:date="2023-01-16T10:40:00Z">
        <w:r w:rsidR="003F5B72">
          <w:rPr>
            <w:rFonts w:eastAsia="Times New Roman" w:cstheme="minorHAnsi"/>
            <w:sz w:val="24"/>
            <w:szCs w:val="24"/>
          </w:rPr>
          <w:t>.</w:t>
        </w:r>
      </w:ins>
      <w:del w:id="39" w:author="Takahide Ohkami" w:date="2023-01-16T10:40:00Z">
        <w:r w:rsidR="00293F86" w:rsidRPr="00692F5D" w:rsidDel="003F5B72">
          <w:rPr>
            <w:rFonts w:eastAsia="Times New Roman" w:cstheme="minorHAnsi"/>
            <w:sz w:val="24"/>
            <w:szCs w:val="24"/>
          </w:rPr>
          <w:delText xml:space="preserve"> </w:delText>
        </w:r>
        <w:r w:rsidR="00D1720A" w:rsidDel="003F5B72">
          <w:rPr>
            <w:rFonts w:eastAsia="Times New Roman" w:cstheme="minorHAnsi"/>
            <w:sz w:val="24"/>
            <w:szCs w:val="24"/>
          </w:rPr>
          <w:delText xml:space="preserve">posted </w:delText>
        </w:r>
        <w:r w:rsidR="00293F86" w:rsidRPr="00692F5D" w:rsidDel="003F5B72">
          <w:rPr>
            <w:rFonts w:eastAsia="Times New Roman" w:cstheme="minorHAnsi"/>
            <w:sz w:val="24"/>
            <w:szCs w:val="24"/>
          </w:rPr>
          <w:delText xml:space="preserve">on lecture days. </w:delText>
        </w:r>
      </w:del>
    </w:p>
    <w:p w14:paraId="1CCFBEC7" w14:textId="77777777" w:rsidR="003F5B72" w:rsidRDefault="003F5B72" w:rsidP="001C04D8">
      <w:pPr>
        <w:spacing w:after="0" w:line="240" w:lineRule="auto"/>
        <w:outlineLvl w:val="3"/>
        <w:rPr>
          <w:ins w:id="40" w:author="Takahide Ohkami" w:date="2023-01-16T10:39:00Z"/>
          <w:rFonts w:eastAsia="Times New Roman" w:cstheme="minorHAnsi"/>
          <w:sz w:val="24"/>
          <w:szCs w:val="24"/>
        </w:rPr>
      </w:pPr>
    </w:p>
    <w:p w14:paraId="5AAA4329" w14:textId="014E1CF5" w:rsidR="001C04D8" w:rsidRDefault="00293F86" w:rsidP="001C04D8">
      <w:pPr>
        <w:spacing w:after="0" w:line="240" w:lineRule="auto"/>
        <w:outlineLvl w:val="3"/>
        <w:rPr>
          <w:rFonts w:eastAsia="Times New Roman" w:cstheme="minorHAnsi"/>
          <w:sz w:val="24"/>
          <w:szCs w:val="24"/>
        </w:rPr>
      </w:pPr>
      <w:r w:rsidRPr="00692F5D">
        <w:rPr>
          <w:rFonts w:eastAsia="Times New Roman" w:cstheme="minorHAnsi"/>
          <w:sz w:val="24"/>
          <w:szCs w:val="24"/>
        </w:rPr>
        <w:t xml:space="preserve">The students will have </w:t>
      </w:r>
      <w:r w:rsidR="00B366A5">
        <w:rPr>
          <w:rFonts w:eastAsia="Times New Roman" w:cstheme="minorHAnsi"/>
          <w:sz w:val="24"/>
          <w:szCs w:val="24"/>
        </w:rPr>
        <w:t>half a</w:t>
      </w:r>
      <w:r w:rsidRPr="00692F5D">
        <w:rPr>
          <w:rFonts w:eastAsia="Times New Roman" w:cstheme="minorHAnsi"/>
          <w:sz w:val="24"/>
          <w:szCs w:val="24"/>
        </w:rPr>
        <w:t xml:space="preserve"> day to answer the questions and submit them in a single file</w:t>
      </w:r>
      <w:r w:rsidR="00D1720A">
        <w:rPr>
          <w:rFonts w:eastAsia="Times New Roman" w:cstheme="minorHAnsi"/>
          <w:sz w:val="24"/>
          <w:szCs w:val="24"/>
        </w:rPr>
        <w:t xml:space="preserve"> by the end of the posted day</w:t>
      </w:r>
      <w:r w:rsidRPr="00692F5D">
        <w:rPr>
          <w:rFonts w:eastAsia="Times New Roman" w:cstheme="minorHAnsi"/>
          <w:sz w:val="24"/>
          <w:szCs w:val="24"/>
        </w:rPr>
        <w:t xml:space="preserve">. </w:t>
      </w:r>
      <w:r w:rsidR="007308C2" w:rsidRPr="00692F5D">
        <w:rPr>
          <w:rFonts w:eastAsia="Times New Roman" w:cstheme="minorHAnsi"/>
          <w:sz w:val="24"/>
          <w:szCs w:val="24"/>
        </w:rPr>
        <w:t>U</w:t>
      </w:r>
      <w:r w:rsidRPr="00692F5D">
        <w:rPr>
          <w:rFonts w:eastAsia="Times New Roman" w:cstheme="minorHAnsi"/>
          <w:sz w:val="24"/>
          <w:szCs w:val="24"/>
        </w:rPr>
        <w:t xml:space="preserve">nreadable answers will not be graded. The students are not allowed to discuss the </w:t>
      </w:r>
      <w:r w:rsidR="007308C2" w:rsidRPr="00692F5D">
        <w:rPr>
          <w:rFonts w:eastAsia="Times New Roman" w:cstheme="minorHAnsi"/>
          <w:sz w:val="24"/>
          <w:szCs w:val="24"/>
        </w:rPr>
        <w:t xml:space="preserve">examination </w:t>
      </w:r>
      <w:r w:rsidRPr="00692F5D">
        <w:rPr>
          <w:rFonts w:eastAsia="Times New Roman" w:cstheme="minorHAnsi"/>
          <w:sz w:val="24"/>
          <w:szCs w:val="24"/>
        </w:rPr>
        <w:t xml:space="preserve">problems </w:t>
      </w:r>
      <w:r w:rsidR="007308C2" w:rsidRPr="00692F5D">
        <w:rPr>
          <w:rFonts w:eastAsia="Times New Roman" w:cstheme="minorHAnsi"/>
          <w:sz w:val="24"/>
          <w:szCs w:val="24"/>
        </w:rPr>
        <w:t xml:space="preserve">or </w:t>
      </w:r>
      <w:r w:rsidRPr="00692F5D">
        <w:rPr>
          <w:rFonts w:eastAsia="Times New Roman" w:cstheme="minorHAnsi"/>
          <w:sz w:val="24"/>
          <w:szCs w:val="24"/>
        </w:rPr>
        <w:t xml:space="preserve">answers </w:t>
      </w:r>
      <w:r w:rsidR="009333DA" w:rsidRPr="00692F5D">
        <w:rPr>
          <w:rFonts w:eastAsia="Times New Roman" w:cstheme="minorHAnsi"/>
          <w:sz w:val="24"/>
          <w:szCs w:val="24"/>
        </w:rPr>
        <w:t>with other people.</w:t>
      </w:r>
    </w:p>
    <w:p w14:paraId="3EE8EA17" w14:textId="51B80921" w:rsidR="003D21F1" w:rsidDel="003F5B72" w:rsidRDefault="003D21F1" w:rsidP="001C04D8">
      <w:pPr>
        <w:spacing w:after="0" w:line="240" w:lineRule="auto"/>
        <w:outlineLvl w:val="3"/>
        <w:rPr>
          <w:del w:id="41" w:author="Takahide Ohkami" w:date="2023-01-16T10:40:00Z"/>
          <w:rFonts w:eastAsia="Times New Roman" w:cstheme="minorHAnsi"/>
          <w:sz w:val="24"/>
          <w:szCs w:val="24"/>
        </w:rPr>
      </w:pPr>
    </w:p>
    <w:p w14:paraId="50854769" w14:textId="2CC25DFC" w:rsidR="003D21F1" w:rsidRPr="00FD2FED" w:rsidDel="003F5B72" w:rsidRDefault="003D21F1" w:rsidP="003D21F1">
      <w:pPr>
        <w:spacing w:after="0" w:line="240" w:lineRule="auto"/>
        <w:outlineLvl w:val="3"/>
        <w:rPr>
          <w:del w:id="42" w:author="Takahide Ohkami" w:date="2023-01-16T10:40:00Z"/>
          <w:rFonts w:eastAsia="Times New Roman" w:cstheme="minorHAnsi"/>
          <w:sz w:val="24"/>
          <w:szCs w:val="24"/>
        </w:rPr>
      </w:pPr>
      <w:del w:id="43" w:author="Takahide Ohkami" w:date="2023-01-16T10:40:00Z">
        <w:r w:rsidRPr="00FD2FED" w:rsidDel="003F5B72">
          <w:rPr>
            <w:rFonts w:eastAsia="Times New Roman" w:cstheme="minorHAnsi"/>
            <w:sz w:val="24"/>
            <w:szCs w:val="24"/>
          </w:rPr>
          <w:delText>The</w:delText>
        </w:r>
      </w:del>
      <w:del w:id="44" w:author="Takahide Ohkami" w:date="2023-01-16T10:38:00Z">
        <w:r w:rsidRPr="00FD2FED" w:rsidDel="003F5B72">
          <w:rPr>
            <w:rFonts w:eastAsia="Times New Roman" w:cstheme="minorHAnsi"/>
            <w:sz w:val="24"/>
            <w:szCs w:val="24"/>
          </w:rPr>
          <w:delText>re will be no f</w:delText>
        </w:r>
      </w:del>
      <w:del w:id="45" w:author="Takahide Ohkami" w:date="2023-01-16T10:40:00Z">
        <w:r w:rsidRPr="00FD2FED" w:rsidDel="003F5B72">
          <w:rPr>
            <w:rFonts w:eastAsia="Times New Roman" w:cstheme="minorHAnsi"/>
            <w:sz w:val="24"/>
            <w:szCs w:val="24"/>
          </w:rPr>
          <w:delText xml:space="preserve">inal examination. </w:delText>
        </w:r>
      </w:del>
      <w:del w:id="46" w:author="Takahide Ohkami" w:date="2023-01-16T10:39:00Z">
        <w:r w:rsidRPr="00FD2FED" w:rsidDel="003F5B72">
          <w:rPr>
            <w:rFonts w:eastAsia="Times New Roman" w:cstheme="minorHAnsi"/>
            <w:sz w:val="24"/>
            <w:szCs w:val="24"/>
          </w:rPr>
          <w:delText>The grade of the final examination will be equated with the grade of the final laboratory project.</w:delText>
        </w:r>
      </w:del>
    </w:p>
    <w:p w14:paraId="228A033D" w14:textId="77777777" w:rsidR="001C04D8" w:rsidRPr="00692F5D" w:rsidRDefault="001C04D8" w:rsidP="001C04D8">
      <w:pPr>
        <w:spacing w:after="0" w:line="240" w:lineRule="auto"/>
        <w:outlineLvl w:val="3"/>
        <w:rPr>
          <w:rFonts w:eastAsia="Times New Roman" w:cstheme="minorHAnsi"/>
          <w:sz w:val="24"/>
          <w:szCs w:val="24"/>
        </w:rPr>
      </w:pPr>
    </w:p>
    <w:p w14:paraId="65592BD4" w14:textId="17B2BEDC" w:rsidR="00460562" w:rsidRDefault="00CD3C13" w:rsidP="001C04D8">
      <w:pPr>
        <w:spacing w:after="0" w:line="240" w:lineRule="auto"/>
        <w:outlineLvl w:val="3"/>
        <w:rPr>
          <w:rFonts w:eastAsia="Times New Roman" w:cstheme="minorHAnsi"/>
          <w:sz w:val="24"/>
          <w:szCs w:val="24"/>
        </w:rPr>
      </w:pPr>
      <w:r w:rsidRPr="00692F5D">
        <w:rPr>
          <w:rFonts w:eastAsia="Times New Roman" w:cstheme="minorHAnsi"/>
          <w:sz w:val="24"/>
          <w:szCs w:val="24"/>
        </w:rPr>
        <w:t>If a student needs to miss an examination for any reason, the instructor must be notified prior to the examination date. If a student misses an examination without prior notification, the student will receive a grade of zero (0)</w:t>
      </w:r>
      <w:ins w:id="47" w:author="Takahide Ohkami" w:date="2023-01-16T10:41:00Z">
        <w:r w:rsidR="003F5B72">
          <w:rPr>
            <w:rFonts w:eastAsia="Times New Roman" w:cstheme="minorHAnsi"/>
            <w:sz w:val="24"/>
            <w:szCs w:val="24"/>
          </w:rPr>
          <w:t xml:space="preserve"> </w:t>
        </w:r>
      </w:ins>
      <w:del w:id="48" w:author="Takahide Ohkami" w:date="2023-01-16T10:41:00Z">
        <w:r w:rsidRPr="00692F5D" w:rsidDel="003F5B72">
          <w:rPr>
            <w:rFonts w:eastAsia="Times New Roman" w:cstheme="minorHAnsi"/>
            <w:sz w:val="24"/>
            <w:szCs w:val="24"/>
          </w:rPr>
          <w:delText xml:space="preserve">, </w:delText>
        </w:r>
      </w:del>
      <w:r w:rsidRPr="00692F5D">
        <w:rPr>
          <w:rFonts w:eastAsia="Times New Roman" w:cstheme="minorHAnsi"/>
          <w:sz w:val="24"/>
          <w:szCs w:val="24"/>
        </w:rPr>
        <w:t xml:space="preserve">with no exceptions. </w:t>
      </w:r>
    </w:p>
    <w:p w14:paraId="2DFF9F7B" w14:textId="77777777" w:rsidR="00460562" w:rsidRDefault="00460562" w:rsidP="001C04D8">
      <w:pPr>
        <w:spacing w:after="0" w:line="240" w:lineRule="auto"/>
        <w:outlineLvl w:val="3"/>
        <w:rPr>
          <w:rFonts w:eastAsia="Times New Roman" w:cstheme="minorHAnsi"/>
          <w:sz w:val="24"/>
          <w:szCs w:val="24"/>
        </w:rPr>
      </w:pPr>
    </w:p>
    <w:p w14:paraId="525873D7" w14:textId="48317FC6" w:rsidR="001C04D8" w:rsidRPr="00692F5D" w:rsidRDefault="00CD3C13" w:rsidP="001C04D8">
      <w:pPr>
        <w:spacing w:after="0" w:line="240" w:lineRule="auto"/>
        <w:outlineLvl w:val="3"/>
        <w:rPr>
          <w:rFonts w:eastAsia="Times New Roman" w:cstheme="minorHAnsi"/>
          <w:sz w:val="24"/>
          <w:szCs w:val="24"/>
        </w:rPr>
      </w:pPr>
      <w:r w:rsidRPr="00692F5D">
        <w:rPr>
          <w:rFonts w:eastAsia="Times New Roman" w:cstheme="minorHAnsi"/>
          <w:sz w:val="24"/>
          <w:szCs w:val="24"/>
        </w:rPr>
        <w:t>In the case of extreme circumstance for the examination missed without prior notification, the student must contact the instructor within 24 hours of the missed examination and submit a written document to explain why the examination was missed. The instructor will determine if a modified examination will be given in place of the missed examination.</w:t>
      </w:r>
    </w:p>
    <w:p w14:paraId="3CDD2C08" w14:textId="0BEF03A7" w:rsidR="009333DA" w:rsidRPr="00692F5D" w:rsidRDefault="009333DA" w:rsidP="001C04D8">
      <w:pPr>
        <w:spacing w:after="0" w:line="240" w:lineRule="auto"/>
        <w:outlineLvl w:val="3"/>
        <w:rPr>
          <w:rFonts w:eastAsia="Times New Roman" w:cstheme="minorHAnsi"/>
          <w:sz w:val="24"/>
          <w:szCs w:val="24"/>
        </w:rPr>
      </w:pPr>
    </w:p>
    <w:p w14:paraId="079B35E0" w14:textId="686E8CF7" w:rsidR="001C04D8" w:rsidRPr="00692F5D" w:rsidRDefault="001C04D8" w:rsidP="00CD3C13">
      <w:pPr>
        <w:spacing w:after="0" w:line="240" w:lineRule="auto"/>
        <w:rPr>
          <w:rFonts w:eastAsia="Times New Roman" w:cstheme="minorHAnsi"/>
          <w:sz w:val="24"/>
          <w:szCs w:val="24"/>
        </w:rPr>
      </w:pPr>
    </w:p>
    <w:p w14:paraId="7422E194" w14:textId="248754E0" w:rsidR="001C04D8" w:rsidRDefault="001C04D8" w:rsidP="00CD3C13">
      <w:pPr>
        <w:spacing w:after="0" w:line="240" w:lineRule="auto"/>
        <w:rPr>
          <w:rFonts w:eastAsia="Times New Roman" w:cstheme="minorHAnsi"/>
          <w:sz w:val="24"/>
          <w:szCs w:val="24"/>
        </w:rPr>
      </w:pPr>
    </w:p>
    <w:p w14:paraId="76CFCBFF" w14:textId="77777777" w:rsidR="00460562" w:rsidRPr="00692F5D" w:rsidRDefault="00460562" w:rsidP="00CD3C13">
      <w:pPr>
        <w:spacing w:after="0" w:line="240" w:lineRule="auto"/>
        <w:rPr>
          <w:rFonts w:eastAsia="Times New Roman" w:cstheme="minorHAnsi"/>
          <w:sz w:val="24"/>
          <w:szCs w:val="24"/>
        </w:rPr>
      </w:pPr>
    </w:p>
    <w:p w14:paraId="0C3A9FAF" w14:textId="4DD3F40C" w:rsidR="00CD3C13" w:rsidRPr="00692F5D" w:rsidRDefault="00CD3C13" w:rsidP="00CD3C13">
      <w:pPr>
        <w:spacing w:after="0" w:line="240" w:lineRule="auto"/>
        <w:outlineLvl w:val="3"/>
        <w:rPr>
          <w:rFonts w:eastAsia="Times New Roman" w:cstheme="minorHAnsi"/>
          <w:b/>
          <w:bCs/>
          <w:sz w:val="24"/>
          <w:szCs w:val="24"/>
        </w:rPr>
      </w:pPr>
      <w:r w:rsidRPr="00692F5D">
        <w:rPr>
          <w:rFonts w:eastAsia="Times New Roman" w:cstheme="minorHAnsi"/>
          <w:b/>
          <w:bCs/>
          <w:sz w:val="24"/>
          <w:szCs w:val="24"/>
        </w:rPr>
        <w:t>GRADING:</w:t>
      </w:r>
    </w:p>
    <w:p w14:paraId="5746457B" w14:textId="77777777" w:rsidR="00293F86" w:rsidRPr="00692F5D" w:rsidRDefault="00293F86" w:rsidP="00CD3C13">
      <w:pPr>
        <w:spacing w:after="0" w:line="240" w:lineRule="auto"/>
        <w:outlineLvl w:val="3"/>
        <w:rPr>
          <w:rFonts w:eastAsia="Times New Roman" w:cstheme="minorHAnsi"/>
          <w:b/>
          <w:bCs/>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4875"/>
        <w:gridCol w:w="4515"/>
      </w:tblGrid>
      <w:tr w:rsidR="00CD3C13" w:rsidRPr="00A76493" w14:paraId="49B73D2D" w14:textId="77777777" w:rsidTr="009333DA">
        <w:tc>
          <w:tcPr>
            <w:tcW w:w="2596" w:type="pct"/>
            <w:vAlign w:val="center"/>
            <w:hideMark/>
          </w:tcPr>
          <w:p w14:paraId="400CAF4D" w14:textId="77777777"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Homework Assignments</w:t>
            </w:r>
          </w:p>
        </w:tc>
        <w:tc>
          <w:tcPr>
            <w:tcW w:w="2404" w:type="pct"/>
            <w:vAlign w:val="center"/>
            <w:hideMark/>
          </w:tcPr>
          <w:p w14:paraId="41ADF5B0" w14:textId="77777777"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20%</w:t>
            </w:r>
          </w:p>
        </w:tc>
      </w:tr>
      <w:tr w:rsidR="00CD3C13" w:rsidRPr="00A76493" w14:paraId="1C3BDFFA" w14:textId="77777777" w:rsidTr="009333DA">
        <w:tc>
          <w:tcPr>
            <w:tcW w:w="2596" w:type="pct"/>
            <w:vAlign w:val="center"/>
            <w:hideMark/>
          </w:tcPr>
          <w:p w14:paraId="15B2B1D4" w14:textId="084044B5" w:rsidR="00CD3C13" w:rsidRPr="00692F5D" w:rsidRDefault="009333DA" w:rsidP="00CD3C13">
            <w:pPr>
              <w:spacing w:after="0" w:line="240" w:lineRule="auto"/>
              <w:rPr>
                <w:rFonts w:eastAsia="Times New Roman" w:cstheme="minorHAnsi"/>
                <w:sz w:val="24"/>
                <w:szCs w:val="24"/>
              </w:rPr>
            </w:pPr>
            <w:r w:rsidRPr="00692F5D">
              <w:rPr>
                <w:rFonts w:eastAsia="Times New Roman" w:cstheme="minorHAnsi"/>
                <w:sz w:val="24"/>
                <w:szCs w:val="24"/>
              </w:rPr>
              <w:t>Take-Home Examinations</w:t>
            </w:r>
            <w:r w:rsidR="00CD3C13" w:rsidRPr="00692F5D">
              <w:rPr>
                <w:rFonts w:eastAsia="Times New Roman" w:cstheme="minorHAnsi"/>
                <w:sz w:val="24"/>
                <w:szCs w:val="24"/>
              </w:rPr>
              <w:t xml:space="preserve"> (2)</w:t>
            </w:r>
          </w:p>
        </w:tc>
        <w:tc>
          <w:tcPr>
            <w:tcW w:w="2404" w:type="pct"/>
            <w:vAlign w:val="center"/>
            <w:hideMark/>
          </w:tcPr>
          <w:p w14:paraId="035CDAA0" w14:textId="77777777"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30%</w:t>
            </w:r>
          </w:p>
        </w:tc>
      </w:tr>
      <w:tr w:rsidR="00CD3C13" w:rsidRPr="00A76493" w14:paraId="3E747A9F" w14:textId="77777777" w:rsidTr="009333DA">
        <w:tc>
          <w:tcPr>
            <w:tcW w:w="2596" w:type="pct"/>
            <w:vAlign w:val="center"/>
            <w:hideMark/>
          </w:tcPr>
          <w:p w14:paraId="400C47F9" w14:textId="686FCFBD"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 xml:space="preserve">Laboratory Reports </w:t>
            </w:r>
            <w:r w:rsidR="007308C2" w:rsidRPr="00692F5D">
              <w:rPr>
                <w:rFonts w:eastAsia="Times New Roman" w:cstheme="minorHAnsi"/>
                <w:sz w:val="24"/>
                <w:szCs w:val="24"/>
              </w:rPr>
              <w:t xml:space="preserve">(8) </w:t>
            </w:r>
            <w:r w:rsidRPr="00692F5D">
              <w:rPr>
                <w:rFonts w:eastAsia="Times New Roman" w:cstheme="minorHAnsi"/>
                <w:sz w:val="24"/>
                <w:szCs w:val="24"/>
              </w:rPr>
              <w:t xml:space="preserve">and </w:t>
            </w:r>
            <w:r w:rsidR="009333DA" w:rsidRPr="00692F5D">
              <w:rPr>
                <w:rFonts w:eastAsia="Times New Roman" w:cstheme="minorHAnsi"/>
                <w:sz w:val="24"/>
                <w:szCs w:val="24"/>
              </w:rPr>
              <w:t>F</w:t>
            </w:r>
            <w:r w:rsidRPr="00692F5D">
              <w:rPr>
                <w:rFonts w:eastAsia="Times New Roman" w:cstheme="minorHAnsi"/>
                <w:sz w:val="24"/>
                <w:szCs w:val="24"/>
              </w:rPr>
              <w:t xml:space="preserve">inal </w:t>
            </w:r>
            <w:r w:rsidR="009333DA" w:rsidRPr="00692F5D">
              <w:rPr>
                <w:rFonts w:eastAsia="Times New Roman" w:cstheme="minorHAnsi"/>
                <w:sz w:val="24"/>
                <w:szCs w:val="24"/>
              </w:rPr>
              <w:t>P</w:t>
            </w:r>
            <w:r w:rsidRPr="00692F5D">
              <w:rPr>
                <w:rFonts w:eastAsia="Times New Roman" w:cstheme="minorHAnsi"/>
                <w:sz w:val="24"/>
                <w:szCs w:val="24"/>
              </w:rPr>
              <w:t>roject</w:t>
            </w:r>
          </w:p>
        </w:tc>
        <w:tc>
          <w:tcPr>
            <w:tcW w:w="2404" w:type="pct"/>
            <w:vAlign w:val="center"/>
            <w:hideMark/>
          </w:tcPr>
          <w:p w14:paraId="3231E03E" w14:textId="77777777"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30%</w:t>
            </w:r>
          </w:p>
        </w:tc>
      </w:tr>
      <w:tr w:rsidR="00CD3C13" w:rsidRPr="00A76493" w14:paraId="5DC2BF0E" w14:textId="77777777" w:rsidTr="009333DA">
        <w:tc>
          <w:tcPr>
            <w:tcW w:w="2596" w:type="pct"/>
            <w:vAlign w:val="center"/>
            <w:hideMark/>
          </w:tcPr>
          <w:p w14:paraId="15910646" w14:textId="56AEBAD8"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 xml:space="preserve">Final Examination </w:t>
            </w:r>
          </w:p>
        </w:tc>
        <w:tc>
          <w:tcPr>
            <w:tcW w:w="2404" w:type="pct"/>
            <w:vAlign w:val="center"/>
            <w:hideMark/>
          </w:tcPr>
          <w:p w14:paraId="77AA5D1B" w14:textId="77777777"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20%</w:t>
            </w:r>
          </w:p>
        </w:tc>
      </w:tr>
    </w:tbl>
    <w:p w14:paraId="60F88EF5" w14:textId="3A912E43" w:rsidR="009333DA" w:rsidRPr="00692F5D" w:rsidRDefault="009333DA" w:rsidP="00CD3C13">
      <w:pPr>
        <w:spacing w:after="0" w:line="240" w:lineRule="auto"/>
        <w:rPr>
          <w:rFonts w:eastAsia="Times New Roman" w:cstheme="minorHAnsi"/>
          <w:sz w:val="24"/>
          <w:szCs w:val="24"/>
        </w:rPr>
      </w:pPr>
    </w:p>
    <w:p w14:paraId="6EA89156" w14:textId="77777777" w:rsidR="009333DA" w:rsidRPr="00692F5D" w:rsidRDefault="009333DA" w:rsidP="00CD3C13">
      <w:pPr>
        <w:spacing w:after="0" w:line="240" w:lineRule="auto"/>
        <w:rPr>
          <w:rFonts w:eastAsia="Times New Roman" w:cstheme="minorHAnsi"/>
          <w:sz w:val="24"/>
          <w:szCs w:val="24"/>
        </w:rPr>
      </w:pPr>
    </w:p>
    <w:p w14:paraId="10BC9102" w14:textId="53DC77A4" w:rsidR="00CD3C13" w:rsidRPr="00692F5D" w:rsidRDefault="00CD3C13" w:rsidP="00CD3C13">
      <w:pPr>
        <w:spacing w:after="0" w:line="240" w:lineRule="auto"/>
        <w:outlineLvl w:val="3"/>
        <w:rPr>
          <w:rFonts w:eastAsia="Times New Roman" w:cstheme="minorHAnsi"/>
          <w:b/>
          <w:bCs/>
          <w:sz w:val="24"/>
          <w:szCs w:val="24"/>
        </w:rPr>
      </w:pPr>
      <w:r w:rsidRPr="00692F5D">
        <w:rPr>
          <w:rFonts w:eastAsia="Times New Roman" w:cstheme="minorHAnsi"/>
          <w:b/>
          <w:bCs/>
          <w:sz w:val="24"/>
          <w:szCs w:val="24"/>
        </w:rPr>
        <w:t>NOTES:</w:t>
      </w:r>
    </w:p>
    <w:p w14:paraId="4BE6C1E4" w14:textId="77777777" w:rsidR="009333DA" w:rsidRPr="00692F5D" w:rsidRDefault="009333DA" w:rsidP="00CD3C13">
      <w:pPr>
        <w:spacing w:after="0" w:line="240" w:lineRule="auto"/>
        <w:outlineLvl w:val="3"/>
        <w:rPr>
          <w:rFonts w:eastAsia="Times New Roman" w:cstheme="minorHAnsi"/>
          <w:b/>
          <w:bCs/>
          <w:sz w:val="24"/>
          <w:szCs w:val="24"/>
        </w:rPr>
      </w:pPr>
    </w:p>
    <w:p w14:paraId="2D13C508" w14:textId="6EA93692"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If you have questions during the semester, please feel free to ask the instructor. If you are experiencing difficulty, please let the instructor know early.</w:t>
      </w:r>
    </w:p>
    <w:p w14:paraId="6C9F6AB5" w14:textId="77777777" w:rsidR="009333DA" w:rsidRPr="00692F5D" w:rsidRDefault="009333DA" w:rsidP="00CD3C13">
      <w:pPr>
        <w:spacing w:after="0" w:line="240" w:lineRule="auto"/>
        <w:rPr>
          <w:rFonts w:eastAsia="Times New Roman" w:cstheme="minorHAnsi"/>
          <w:sz w:val="24"/>
          <w:szCs w:val="24"/>
        </w:rPr>
      </w:pPr>
    </w:p>
    <w:p w14:paraId="6A7A8C6F" w14:textId="3F689A04" w:rsidR="00CD3C13" w:rsidRPr="00692F5D" w:rsidRDefault="00CD3C13" w:rsidP="00CD3C13">
      <w:pPr>
        <w:spacing w:after="0" w:line="240" w:lineRule="auto"/>
        <w:outlineLvl w:val="3"/>
        <w:rPr>
          <w:rFonts w:eastAsia="Times New Roman" w:cstheme="minorHAnsi"/>
          <w:b/>
          <w:bCs/>
          <w:sz w:val="24"/>
          <w:szCs w:val="24"/>
        </w:rPr>
      </w:pPr>
      <w:r w:rsidRPr="00692F5D">
        <w:rPr>
          <w:rFonts w:eastAsia="Times New Roman" w:cstheme="minorHAnsi"/>
          <w:b/>
          <w:bCs/>
          <w:sz w:val="24"/>
          <w:szCs w:val="24"/>
        </w:rPr>
        <w:t>COVID</w:t>
      </w:r>
      <w:r w:rsidR="009333DA" w:rsidRPr="00692F5D">
        <w:rPr>
          <w:rFonts w:eastAsia="Times New Roman" w:cstheme="minorHAnsi"/>
          <w:b/>
          <w:bCs/>
          <w:sz w:val="24"/>
          <w:szCs w:val="24"/>
        </w:rPr>
        <w:t>-</w:t>
      </w:r>
      <w:r w:rsidRPr="00692F5D">
        <w:rPr>
          <w:rFonts w:eastAsia="Times New Roman" w:cstheme="minorHAnsi"/>
          <w:b/>
          <w:bCs/>
          <w:sz w:val="24"/>
          <w:szCs w:val="24"/>
        </w:rPr>
        <w:t>19:</w:t>
      </w:r>
    </w:p>
    <w:p w14:paraId="7DE7C474" w14:textId="77777777" w:rsidR="009333DA" w:rsidRPr="00692F5D" w:rsidRDefault="009333DA" w:rsidP="00CD3C13">
      <w:pPr>
        <w:spacing w:after="0" w:line="240" w:lineRule="auto"/>
        <w:outlineLvl w:val="3"/>
        <w:rPr>
          <w:rFonts w:eastAsia="Times New Roman" w:cstheme="minorHAnsi"/>
          <w:b/>
          <w:bCs/>
          <w:sz w:val="24"/>
          <w:szCs w:val="24"/>
        </w:rPr>
      </w:pPr>
    </w:p>
    <w:p w14:paraId="7A6A77EE" w14:textId="614817F4"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Due to the COVID19 pandemic and current federal, state, CDC, and UNH rules and regulations, course formats may change at any time during the semester. It is important to read and look for UNH COVID19 Updates as well as check your UNH student email account and the Canvas course sites.</w:t>
      </w:r>
      <w:r w:rsidR="007308C2" w:rsidRPr="00692F5D">
        <w:rPr>
          <w:rFonts w:eastAsia="Times New Roman" w:cstheme="minorHAnsi"/>
          <w:sz w:val="24"/>
          <w:szCs w:val="24"/>
        </w:rPr>
        <w:t xml:space="preserve"> If, during the semester, you become sick from COVID or anything else communicable and can't come to class, please notify the instructor.</w:t>
      </w:r>
    </w:p>
    <w:p w14:paraId="6187DE18" w14:textId="2AE9594E" w:rsidR="00CD3C13" w:rsidRPr="00692F5D" w:rsidRDefault="00CD3C13" w:rsidP="00CD3C13">
      <w:pPr>
        <w:spacing w:after="0" w:line="240" w:lineRule="auto"/>
        <w:outlineLvl w:val="3"/>
        <w:rPr>
          <w:rFonts w:eastAsia="Times New Roman" w:cstheme="minorHAnsi"/>
          <w:b/>
          <w:bCs/>
          <w:sz w:val="24"/>
          <w:szCs w:val="24"/>
        </w:rPr>
      </w:pPr>
      <w:r w:rsidRPr="00692F5D">
        <w:rPr>
          <w:rFonts w:eastAsia="Times New Roman" w:cstheme="minorHAnsi"/>
          <w:b/>
          <w:bCs/>
          <w:sz w:val="24"/>
          <w:szCs w:val="24"/>
        </w:rPr>
        <w:br/>
        <w:t>ACADEMIC HONESTY:</w:t>
      </w:r>
    </w:p>
    <w:p w14:paraId="5513D49C" w14:textId="77777777" w:rsidR="009333DA" w:rsidRPr="00692F5D" w:rsidRDefault="009333DA" w:rsidP="00CD3C13">
      <w:pPr>
        <w:spacing w:after="0" w:line="240" w:lineRule="auto"/>
        <w:outlineLvl w:val="3"/>
        <w:rPr>
          <w:rFonts w:eastAsia="Times New Roman" w:cstheme="minorHAnsi"/>
          <w:b/>
          <w:bCs/>
          <w:sz w:val="24"/>
          <w:szCs w:val="24"/>
        </w:rPr>
      </w:pPr>
    </w:p>
    <w:p w14:paraId="4DE91690" w14:textId="77777777" w:rsidR="009958F5"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 xml:space="preserve">In the preparation and presentation of any assigned work – including examinations, tests, quizzes, term papers, reports, papers and other written or oral exercises – every student shall conform to a strict standard of academic honesty. Any attempt to deceive a faculty member or to help another student to do so will be considered a violation of this standard. </w:t>
      </w:r>
    </w:p>
    <w:p w14:paraId="3CFB136B" w14:textId="77777777" w:rsidR="009958F5" w:rsidRPr="00692F5D" w:rsidRDefault="009958F5" w:rsidP="00CD3C13">
      <w:pPr>
        <w:spacing w:after="0" w:line="240" w:lineRule="auto"/>
        <w:rPr>
          <w:rFonts w:eastAsia="Times New Roman" w:cstheme="minorHAnsi"/>
          <w:sz w:val="24"/>
          <w:szCs w:val="24"/>
        </w:rPr>
      </w:pPr>
    </w:p>
    <w:p w14:paraId="02C5445F" w14:textId="77777777" w:rsidR="009958F5"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 xml:space="preserve">In all assignments, students must acknowledge the words and/or ideas of others taken from print or electronic media, whether a direct quotation or a paraphrase; any omission of this is dishonest. Cheating on examinations or tests consists of knowingly giving, receiving, or using – or attempting to give, receive, or use – unauthorized assistance during an examination or test. </w:t>
      </w:r>
    </w:p>
    <w:p w14:paraId="7FDC6EF6" w14:textId="77777777" w:rsidR="009958F5" w:rsidRPr="00692F5D" w:rsidRDefault="009958F5" w:rsidP="00CD3C13">
      <w:pPr>
        <w:spacing w:after="0" w:line="240" w:lineRule="auto"/>
        <w:rPr>
          <w:rFonts w:eastAsia="Times New Roman" w:cstheme="minorHAnsi"/>
          <w:sz w:val="24"/>
          <w:szCs w:val="24"/>
        </w:rPr>
      </w:pPr>
    </w:p>
    <w:p w14:paraId="346029A4" w14:textId="64DCA615"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A faculty member may record a grade of “zero” for any assignment on which a student has plagiarized or cheated. For repeat offenses within a single course, the faculty member may record a grade of “F” for the course. Violations of this policy in multiple courses may result in dismissal from the college. See University Academic Honesty Policy and Tutorial on Plagiarism.</w:t>
      </w:r>
    </w:p>
    <w:p w14:paraId="2AE50213" w14:textId="77777777" w:rsidR="009958F5" w:rsidRPr="00692F5D" w:rsidRDefault="009958F5" w:rsidP="00CD3C13">
      <w:pPr>
        <w:spacing w:after="0" w:line="240" w:lineRule="auto"/>
        <w:rPr>
          <w:rFonts w:eastAsia="Times New Roman" w:cstheme="minorHAnsi"/>
          <w:sz w:val="24"/>
          <w:szCs w:val="24"/>
        </w:rPr>
      </w:pPr>
    </w:p>
    <w:p w14:paraId="682A5A22" w14:textId="4699C376" w:rsidR="00CD3C13" w:rsidRPr="00692F5D" w:rsidRDefault="00CD3C13" w:rsidP="00CD3C13">
      <w:pPr>
        <w:spacing w:after="0" w:line="240" w:lineRule="auto"/>
        <w:outlineLvl w:val="3"/>
        <w:rPr>
          <w:rFonts w:eastAsia="Times New Roman" w:cstheme="minorHAnsi"/>
          <w:b/>
          <w:bCs/>
          <w:sz w:val="24"/>
          <w:szCs w:val="24"/>
        </w:rPr>
      </w:pPr>
      <w:r w:rsidRPr="00692F5D">
        <w:rPr>
          <w:rFonts w:eastAsia="Times New Roman" w:cstheme="minorHAnsi"/>
          <w:b/>
          <w:bCs/>
          <w:sz w:val="24"/>
          <w:szCs w:val="24"/>
        </w:rPr>
        <w:t>STUDENTS WITH DISABILITIES:</w:t>
      </w:r>
    </w:p>
    <w:p w14:paraId="13EC5585" w14:textId="77777777" w:rsidR="009958F5" w:rsidRPr="00692F5D" w:rsidRDefault="009958F5" w:rsidP="00CD3C13">
      <w:pPr>
        <w:spacing w:after="0" w:line="240" w:lineRule="auto"/>
        <w:outlineLvl w:val="3"/>
        <w:rPr>
          <w:rFonts w:eastAsia="Times New Roman" w:cstheme="minorHAnsi"/>
          <w:b/>
          <w:bCs/>
          <w:sz w:val="24"/>
          <w:szCs w:val="24"/>
        </w:rPr>
      </w:pPr>
    </w:p>
    <w:p w14:paraId="3BD0B739" w14:textId="6C998603"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 xml:space="preserve">According to the Americans with Disabilities Act (as amended, 2008), each student with a disability has the right to request services from UNH to accommodate his/her disability. If you </w:t>
      </w:r>
      <w:r w:rsidRPr="00692F5D">
        <w:rPr>
          <w:rFonts w:eastAsia="Times New Roman" w:cstheme="minorHAnsi"/>
          <w:sz w:val="24"/>
          <w:szCs w:val="24"/>
        </w:rPr>
        <w:lastRenderedPageBreak/>
        <w:t>are a student with a documented disability or believe you may have a disability that requires accommodations, please contact Janessa Zurek, Student Accessibility Coordinator, in the Student Services Suite at 603.641.4383 or jenessa.zurek@unh.edu. Accommodation letters are created by our Coordinator with the student. Please follow-up with your instructor as soon as possible to ensure timely implementation of the identified accommodations in the letter.</w:t>
      </w:r>
    </w:p>
    <w:p w14:paraId="58B711DB" w14:textId="77777777" w:rsidR="009958F5" w:rsidRPr="00692F5D" w:rsidRDefault="009958F5" w:rsidP="00CD3C13">
      <w:pPr>
        <w:spacing w:after="0" w:line="240" w:lineRule="auto"/>
        <w:rPr>
          <w:rFonts w:eastAsia="Times New Roman" w:cstheme="minorHAnsi"/>
          <w:sz w:val="24"/>
          <w:szCs w:val="24"/>
        </w:rPr>
      </w:pPr>
    </w:p>
    <w:p w14:paraId="5111DCA0" w14:textId="0234E6A3" w:rsidR="00CD3C13" w:rsidRPr="00692F5D" w:rsidRDefault="00CD3C13" w:rsidP="00CD3C13">
      <w:pPr>
        <w:spacing w:after="0" w:line="240" w:lineRule="auto"/>
        <w:outlineLvl w:val="3"/>
        <w:rPr>
          <w:rFonts w:eastAsia="Times New Roman" w:cstheme="minorHAnsi"/>
          <w:b/>
          <w:bCs/>
          <w:sz w:val="24"/>
          <w:szCs w:val="24"/>
        </w:rPr>
      </w:pPr>
      <w:r w:rsidRPr="00692F5D">
        <w:rPr>
          <w:rFonts w:eastAsia="Times New Roman" w:cstheme="minorHAnsi"/>
          <w:b/>
          <w:bCs/>
          <w:sz w:val="24"/>
          <w:szCs w:val="24"/>
        </w:rPr>
        <w:t>UNH STATEMENT ON EMOTIONAL OR MENTAL HEALTH DISTRESS:</w:t>
      </w:r>
    </w:p>
    <w:p w14:paraId="4280BA28" w14:textId="77777777" w:rsidR="009958F5" w:rsidRPr="00692F5D" w:rsidRDefault="009958F5" w:rsidP="00CD3C13">
      <w:pPr>
        <w:spacing w:after="0" w:line="240" w:lineRule="auto"/>
        <w:outlineLvl w:val="3"/>
        <w:rPr>
          <w:rFonts w:eastAsia="Times New Roman" w:cstheme="minorHAnsi"/>
          <w:b/>
          <w:bCs/>
          <w:sz w:val="24"/>
          <w:szCs w:val="24"/>
        </w:rPr>
      </w:pPr>
    </w:p>
    <w:p w14:paraId="3549B493" w14:textId="2CDDD818"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In partnership with The Mental Health Center of Greater Manchester, UNH Manchester offers consultation visits in the Academic</w:t>
      </w:r>
      <w:r w:rsidR="009958F5" w:rsidRPr="00692F5D">
        <w:rPr>
          <w:rFonts w:eastAsia="Times New Roman" w:cstheme="minorHAnsi"/>
          <w:sz w:val="24"/>
          <w:szCs w:val="24"/>
        </w:rPr>
        <w:t xml:space="preserve"> </w:t>
      </w:r>
      <w:r w:rsidRPr="00692F5D">
        <w:rPr>
          <w:rFonts w:eastAsia="Times New Roman" w:cstheme="minorHAnsi"/>
          <w:sz w:val="24"/>
          <w:szCs w:val="24"/>
        </w:rPr>
        <w:t>Advising department (located in the Student Services suites, 4th floor).</w:t>
      </w:r>
      <w:r w:rsidR="009958F5" w:rsidRPr="00692F5D">
        <w:rPr>
          <w:rFonts w:eastAsia="Times New Roman" w:cstheme="minorHAnsi"/>
          <w:sz w:val="24"/>
          <w:szCs w:val="24"/>
        </w:rPr>
        <w:t xml:space="preserve"> </w:t>
      </w:r>
      <w:r w:rsidRPr="00692F5D">
        <w:rPr>
          <w:rFonts w:eastAsia="Times New Roman" w:cstheme="minorHAnsi"/>
          <w:sz w:val="24"/>
          <w:szCs w:val="24"/>
        </w:rPr>
        <w:t>Services include:</w:t>
      </w:r>
    </w:p>
    <w:p w14:paraId="67A14C0F" w14:textId="77777777" w:rsidR="00CD3C13" w:rsidRPr="00692F5D" w:rsidRDefault="00CD3C13" w:rsidP="00CD3C13">
      <w:pPr>
        <w:numPr>
          <w:ilvl w:val="0"/>
          <w:numId w:val="1"/>
        </w:numPr>
        <w:spacing w:after="0" w:line="240" w:lineRule="auto"/>
        <w:rPr>
          <w:rFonts w:eastAsia="Times New Roman" w:cstheme="minorHAnsi"/>
          <w:sz w:val="24"/>
          <w:szCs w:val="24"/>
        </w:rPr>
      </w:pPr>
      <w:r w:rsidRPr="00692F5D">
        <w:rPr>
          <w:rFonts w:eastAsia="Times New Roman" w:cstheme="minorHAnsi"/>
          <w:sz w:val="24"/>
          <w:szCs w:val="24"/>
        </w:rPr>
        <w:t>Free confidential screening &amp; consultation with a licensed mental health therapist.</w:t>
      </w:r>
    </w:p>
    <w:p w14:paraId="31EFC16E" w14:textId="77777777" w:rsidR="00CD3C13" w:rsidRPr="00692F5D" w:rsidRDefault="00CD3C13" w:rsidP="00CD3C13">
      <w:pPr>
        <w:numPr>
          <w:ilvl w:val="0"/>
          <w:numId w:val="1"/>
        </w:numPr>
        <w:spacing w:after="0" w:line="240" w:lineRule="auto"/>
        <w:rPr>
          <w:rFonts w:eastAsia="Times New Roman" w:cstheme="minorHAnsi"/>
          <w:sz w:val="24"/>
          <w:szCs w:val="24"/>
        </w:rPr>
      </w:pPr>
      <w:r w:rsidRPr="00692F5D">
        <w:rPr>
          <w:rFonts w:eastAsia="Times New Roman" w:cstheme="minorHAnsi"/>
          <w:sz w:val="24"/>
          <w:szCs w:val="24"/>
        </w:rPr>
        <w:t>Referrals to mental health or substance misuse treatment.</w:t>
      </w:r>
    </w:p>
    <w:p w14:paraId="55DC549A" w14:textId="55B7D5E0" w:rsidR="00CD3C13" w:rsidRPr="00692F5D" w:rsidRDefault="00CD3C13" w:rsidP="00CD3C13">
      <w:pPr>
        <w:numPr>
          <w:ilvl w:val="0"/>
          <w:numId w:val="1"/>
        </w:numPr>
        <w:spacing w:after="0" w:line="240" w:lineRule="auto"/>
        <w:rPr>
          <w:rFonts w:eastAsia="Times New Roman" w:cstheme="minorHAnsi"/>
          <w:sz w:val="24"/>
          <w:szCs w:val="24"/>
        </w:rPr>
      </w:pPr>
      <w:r w:rsidRPr="00692F5D">
        <w:rPr>
          <w:rFonts w:eastAsia="Times New Roman" w:cstheme="minorHAnsi"/>
          <w:sz w:val="24"/>
          <w:szCs w:val="24"/>
        </w:rPr>
        <w:t>And assistance in understanding how to afford additional treatment (with or without insurance!) or find free services.</w:t>
      </w:r>
    </w:p>
    <w:p w14:paraId="0894E552" w14:textId="77777777" w:rsidR="009958F5" w:rsidRPr="00692F5D" w:rsidRDefault="009958F5" w:rsidP="009958F5">
      <w:pPr>
        <w:spacing w:after="0" w:line="240" w:lineRule="auto"/>
        <w:ind w:left="720"/>
        <w:rPr>
          <w:rFonts w:eastAsia="Times New Roman" w:cstheme="minorHAnsi"/>
          <w:sz w:val="24"/>
          <w:szCs w:val="24"/>
        </w:rPr>
      </w:pPr>
    </w:p>
    <w:p w14:paraId="2B9B106E" w14:textId="77777777" w:rsidR="009958F5"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If you would like to connect to counseling services directly, you may do so by contacting The Greater Manchester Mental Health Center at (603) 668 - 4111. If you or someone you know is experiencing a mental health or substance misuse crisis, please contact the Mobile Crisis Response Team (MCRT) at (800) 688 - 3544.</w:t>
      </w:r>
      <w:r w:rsidRPr="00692F5D">
        <w:rPr>
          <w:rFonts w:eastAsia="Times New Roman" w:cstheme="minorHAnsi"/>
          <w:sz w:val="24"/>
          <w:szCs w:val="24"/>
        </w:rPr>
        <w:br/>
      </w:r>
    </w:p>
    <w:p w14:paraId="00A68844" w14:textId="532E2054" w:rsidR="00CD3C13" w:rsidRPr="00692F5D" w:rsidRDefault="00CD3C13" w:rsidP="00CD3C13">
      <w:pPr>
        <w:spacing w:after="0" w:line="240" w:lineRule="auto"/>
        <w:rPr>
          <w:rFonts w:eastAsia="Times New Roman" w:cstheme="minorHAnsi"/>
          <w:sz w:val="24"/>
          <w:szCs w:val="24"/>
        </w:rPr>
      </w:pPr>
      <w:r w:rsidRPr="00692F5D">
        <w:rPr>
          <w:rFonts w:eastAsia="Times New Roman" w:cstheme="minorHAnsi"/>
          <w:sz w:val="24"/>
          <w:szCs w:val="24"/>
        </w:rPr>
        <w:t>The National Suicide Prevention Lifeline provides 24/7, free and confidential support via phone or chat for people in distress, resources for you or your loved ones, and best practices for professionals. Call (800) 273-TALK (8255).</w:t>
      </w:r>
    </w:p>
    <w:p w14:paraId="64459A2A" w14:textId="61D38E08" w:rsidR="00173BF6" w:rsidRDefault="00173BF6" w:rsidP="00CD3C13">
      <w:pPr>
        <w:spacing w:after="0"/>
        <w:rPr>
          <w:rFonts w:cstheme="minorHAnsi"/>
        </w:rPr>
      </w:pPr>
    </w:p>
    <w:p w14:paraId="0BFCB555" w14:textId="1EC595AD" w:rsidR="005F1146" w:rsidRPr="00A76493" w:rsidRDefault="005F1146" w:rsidP="00CD3C13">
      <w:pPr>
        <w:spacing w:after="0"/>
        <w:rPr>
          <w:rFonts w:cstheme="minorHAnsi"/>
        </w:rPr>
      </w:pPr>
    </w:p>
    <w:p w14:paraId="76D2FD36" w14:textId="77777777" w:rsidR="009958F5" w:rsidRPr="00A76493" w:rsidRDefault="009958F5" w:rsidP="00CD3C13">
      <w:pPr>
        <w:spacing w:after="0"/>
        <w:rPr>
          <w:rFonts w:cstheme="minorHAnsi"/>
        </w:rPr>
      </w:pPr>
    </w:p>
    <w:sectPr w:rsidR="009958F5" w:rsidRPr="00A764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Lucida Grande">
    <w:altName w:val="Segoe UI"/>
    <w:charset w:val="00"/>
    <w:family w:val="auto"/>
    <w:pitch w:val="variable"/>
    <w:sig w:usb0="E1000AEF" w:usb1="5000A1FF" w:usb2="00000000" w:usb3="00000000" w:csb0="000001B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9D51E2"/>
    <w:multiLevelType w:val="multilevel"/>
    <w:tmpl w:val="3084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4714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akahide Ohkami">
    <w15:presenceInfo w15:providerId="None" w15:userId="Takahide Ohkam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3C13"/>
    <w:rsid w:val="0005526E"/>
    <w:rsid w:val="000C7FA8"/>
    <w:rsid w:val="00173BF6"/>
    <w:rsid w:val="001C04D8"/>
    <w:rsid w:val="00234F64"/>
    <w:rsid w:val="00265C12"/>
    <w:rsid w:val="00293F86"/>
    <w:rsid w:val="003D21F1"/>
    <w:rsid w:val="003D7497"/>
    <w:rsid w:val="003F5B72"/>
    <w:rsid w:val="00432B41"/>
    <w:rsid w:val="00460562"/>
    <w:rsid w:val="0055786E"/>
    <w:rsid w:val="0058687E"/>
    <w:rsid w:val="005F1146"/>
    <w:rsid w:val="00692F5D"/>
    <w:rsid w:val="006A5F2C"/>
    <w:rsid w:val="007308C2"/>
    <w:rsid w:val="0080721A"/>
    <w:rsid w:val="009146CA"/>
    <w:rsid w:val="009333DA"/>
    <w:rsid w:val="009958F5"/>
    <w:rsid w:val="00A76493"/>
    <w:rsid w:val="00AC4811"/>
    <w:rsid w:val="00B366A5"/>
    <w:rsid w:val="00CD3C13"/>
    <w:rsid w:val="00D172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EE9BE"/>
  <w15:docId w15:val="{BD2B41F1-A7F1-4023-AF9E-5CE3A730F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D3C1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D3C1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3C1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D3C1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D3C1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D3C13"/>
    <w:rPr>
      <w:color w:val="0000FF"/>
      <w:u w:val="single"/>
    </w:rPr>
  </w:style>
  <w:style w:type="character" w:styleId="Strong">
    <w:name w:val="Strong"/>
    <w:basedOn w:val="DefaultParagraphFont"/>
    <w:uiPriority w:val="22"/>
    <w:qFormat/>
    <w:rsid w:val="00CD3C13"/>
    <w:rPr>
      <w:b/>
      <w:bCs/>
    </w:rPr>
  </w:style>
  <w:style w:type="paragraph" w:styleId="BalloonText">
    <w:name w:val="Balloon Text"/>
    <w:basedOn w:val="Normal"/>
    <w:link w:val="BalloonTextChar"/>
    <w:uiPriority w:val="99"/>
    <w:semiHidden/>
    <w:unhideWhenUsed/>
    <w:rsid w:val="007308C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308C2"/>
    <w:rPr>
      <w:rFonts w:ascii="Lucida Grande" w:hAnsi="Lucida Grande" w:cs="Lucida Grande"/>
      <w:sz w:val="18"/>
      <w:szCs w:val="18"/>
    </w:rPr>
  </w:style>
  <w:style w:type="paragraph" w:styleId="Revision">
    <w:name w:val="Revision"/>
    <w:hidden/>
    <w:uiPriority w:val="99"/>
    <w:semiHidden/>
    <w:rsid w:val="00A7649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5854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oward.Eglowstein@unh.edu" TargetMode="External"/><Relationship Id="rId11" Type="http://schemas.openxmlformats.org/officeDocument/2006/relationships/customXml" Target="../customXml/item2.xml"/><Relationship Id="rId5" Type="http://schemas.openxmlformats.org/officeDocument/2006/relationships/hyperlink" Target="mailto:Takahide.Ohkami@unh.edu"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3110A2-C95F-42C1-8DFE-AB810879D2F7}"/>
</file>

<file path=customXml/itemProps2.xml><?xml version="1.0" encoding="utf-8"?>
<ds:datastoreItem xmlns:ds="http://schemas.openxmlformats.org/officeDocument/2006/customXml" ds:itemID="{A48E346B-CAB4-4BC4-854E-9A5F57E96387}"/>
</file>

<file path=customXml/itemProps3.xml><?xml version="1.0" encoding="utf-8"?>
<ds:datastoreItem xmlns:ds="http://schemas.openxmlformats.org/officeDocument/2006/customXml" ds:itemID="{1ABA601B-E5C6-4CF2-90A2-918FCBCEFBB4}"/>
</file>

<file path=docProps/app.xml><?xml version="1.0" encoding="utf-8"?>
<Properties xmlns="http://schemas.openxmlformats.org/officeDocument/2006/extended-properties" xmlns:vt="http://schemas.openxmlformats.org/officeDocument/2006/docPropsVTypes">
  <Template>Normal.dotm</Template>
  <TotalTime>49</TotalTime>
  <Pages>4</Pages>
  <Words>1195</Words>
  <Characters>6815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TakaHide Ohkami</dc:creator>
  <cp:keywords/>
  <dc:description/>
  <cp:lastModifiedBy>TakaHide Ohkami</cp:lastModifiedBy>
  <cp:revision>21</cp:revision>
  <dcterms:created xsi:type="dcterms:W3CDTF">2021-08-26T17:16:00Z</dcterms:created>
  <dcterms:modified xsi:type="dcterms:W3CDTF">2023-01-16T15:51:00Z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