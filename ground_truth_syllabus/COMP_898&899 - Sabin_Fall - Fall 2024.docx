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00000003" w14:textId="4A74A0DB" w:rsidR="00293C7A" w:rsidRPr="0073154E" w:rsidRDefault="000F277C">
      <w:pPr>
        <w:pBdr>
          <w:top w:val="nil"/>
          <w:left w:val="nil"/>
          <w:bottom w:val="nil"/>
          <w:right w:val="nil"/>
          <w:between w:val="nil"/>
        </w:pBdr>
        <w:spacing w:line="240" w:lineRule="auto"/>
        <w:rPr>
          <w:b/>
          <w:sz w:val="32"/>
          <w:szCs w:val="32"/>
        </w:rPr>
      </w:pPr>
      <w:r>
        <w:rPr>
          <w:b/>
          <w:sz w:val="32"/>
          <w:szCs w:val="32"/>
        </w:rPr>
        <w:t xml:space="preserve">COMP 898 </w:t>
      </w:r>
      <w:r w:rsidR="4C3F7C42" w:rsidRPr="4C3F7C42">
        <w:rPr>
          <w:b/>
          <w:bCs/>
          <w:sz w:val="28"/>
          <w:szCs w:val="28"/>
        </w:rPr>
        <w:t>Master's Project</w:t>
      </w:r>
    </w:p>
    <w:p w14:paraId="00000004" w14:textId="55B84A50" w:rsidR="00293C7A" w:rsidRDefault="00D30C00" w:rsidP="34E55816">
      <w:pPr>
        <w:pBdr>
          <w:top w:val="nil"/>
          <w:left w:val="nil"/>
          <w:bottom w:val="nil"/>
          <w:right w:val="nil"/>
          <w:between w:val="nil"/>
        </w:pBdr>
        <w:spacing w:line="240" w:lineRule="auto"/>
        <w:rPr>
          <w:b/>
          <w:bCs/>
          <w:sz w:val="24"/>
          <w:szCs w:val="24"/>
        </w:rPr>
      </w:pPr>
      <w:r>
        <w:rPr>
          <w:b/>
          <w:bCs/>
          <w:sz w:val="24"/>
          <w:szCs w:val="24"/>
        </w:rPr>
        <w:t>Course</w:t>
      </w:r>
      <w:r w:rsidR="195A17AA" w:rsidRPr="34E55816">
        <w:rPr>
          <w:b/>
          <w:bCs/>
          <w:sz w:val="24"/>
          <w:szCs w:val="24"/>
        </w:rPr>
        <w:t xml:space="preserve"> Syllabus</w:t>
      </w:r>
    </w:p>
    <w:p w14:paraId="0000000F" w14:textId="1CB1B29D" w:rsidR="00293C7A" w:rsidRPr="00D30C00" w:rsidRDefault="0073154E" w:rsidP="00D30C00">
      <w:pPr>
        <w:pStyle w:val="Heading1"/>
        <w:spacing w:line="240" w:lineRule="auto"/>
        <w:rPr>
          <w:sz w:val="24"/>
          <w:szCs w:val="24"/>
        </w:rPr>
      </w:pPr>
      <w:bookmarkStart w:id="0" w:name="_coq7pxolbm3q" w:colFirst="0" w:colLast="0"/>
      <w:bookmarkEnd w:id="0"/>
      <w:r>
        <w:t>BASIC COURSE INFORMATION</w:t>
      </w:r>
      <w:bookmarkStart w:id="1" w:name="_kbe0e2dtq4ts" w:colFirst="0" w:colLast="0"/>
      <w:bookmarkEnd w:id="1"/>
    </w:p>
    <w:p w14:paraId="00000016" w14:textId="5B22BAFB" w:rsidR="00293C7A" w:rsidRDefault="00D30C00" w:rsidP="00D30C00">
      <w:pPr>
        <w:pStyle w:val="ListParagraph"/>
        <w:numPr>
          <w:ilvl w:val="0"/>
          <w:numId w:val="25"/>
        </w:numPr>
        <w:spacing w:line="240" w:lineRule="auto"/>
      </w:pPr>
      <w:bookmarkStart w:id="2" w:name="_1oghoyvqpx89" w:colFirst="0" w:colLast="0"/>
      <w:bookmarkEnd w:id="2"/>
      <w:r>
        <w:t>Semester: Fall 2024</w:t>
      </w:r>
    </w:p>
    <w:p w14:paraId="7243F59B" w14:textId="7C36C2A6" w:rsidR="00D30C00" w:rsidRDefault="00D30C00" w:rsidP="00D30C00">
      <w:pPr>
        <w:pStyle w:val="ListParagraph"/>
        <w:numPr>
          <w:ilvl w:val="0"/>
          <w:numId w:val="25"/>
        </w:numPr>
        <w:spacing w:line="240" w:lineRule="auto"/>
      </w:pPr>
      <w:r>
        <w:t>Credits: 3</w:t>
      </w:r>
    </w:p>
    <w:p w14:paraId="4AE7AD20" w14:textId="5D8AD64A" w:rsidR="00D30C00" w:rsidRDefault="00FA71AC" w:rsidP="00D30C00">
      <w:pPr>
        <w:pStyle w:val="ListParagraph"/>
        <w:numPr>
          <w:ilvl w:val="0"/>
          <w:numId w:val="25"/>
        </w:numPr>
        <w:spacing w:line="240" w:lineRule="auto"/>
      </w:pPr>
      <w:r>
        <w:t>Department: Applied Engineering and Sciences</w:t>
      </w:r>
    </w:p>
    <w:p w14:paraId="1FA27C8A" w14:textId="22399178" w:rsidR="00FA71AC" w:rsidRDefault="00FA71AC" w:rsidP="00D30C00">
      <w:pPr>
        <w:pStyle w:val="ListParagraph"/>
        <w:numPr>
          <w:ilvl w:val="0"/>
          <w:numId w:val="25"/>
        </w:numPr>
        <w:spacing w:line="240" w:lineRule="auto"/>
      </w:pPr>
      <w:r>
        <w:t>Program: Graduate Computing</w:t>
      </w:r>
    </w:p>
    <w:p w14:paraId="631BB3DA" w14:textId="5B1598B4" w:rsidR="00D31D12" w:rsidRPr="00D31D12" w:rsidRDefault="0073154E" w:rsidP="00D31D12">
      <w:pPr>
        <w:pStyle w:val="Heading1"/>
      </w:pPr>
      <w:r>
        <w:t>I</w:t>
      </w:r>
      <w:r w:rsidR="00D31D12">
        <w:t>NSTRUCTOR INFORMATION</w:t>
      </w:r>
    </w:p>
    <w:p w14:paraId="5391BA03" w14:textId="5DB0CFAB" w:rsidR="00D31D12" w:rsidRDefault="00D31D12" w:rsidP="00D31D12">
      <w:pPr>
        <w:spacing w:line="240" w:lineRule="auto"/>
      </w:pPr>
      <w:r>
        <w:rPr>
          <w:b/>
          <w:bCs/>
        </w:rPr>
        <w:t>Mihaela Sabin</w:t>
      </w:r>
      <w:r>
        <w:t>, Ph.D., Professor of Computer Science</w:t>
      </w:r>
    </w:p>
    <w:p w14:paraId="1899E18E" w14:textId="77777777" w:rsidR="00D31D12" w:rsidRDefault="00D31D12" w:rsidP="00D31D12">
      <w:pPr>
        <w:spacing w:line="240" w:lineRule="auto"/>
      </w:pPr>
      <w:r>
        <w:t xml:space="preserve">Department </w:t>
      </w:r>
      <w:r>
        <w:tab/>
        <w:t>Applied Engineering and Sciences Department, UNH Manchester</w:t>
      </w:r>
    </w:p>
    <w:p w14:paraId="626EBD9B" w14:textId="51F0B8B9" w:rsidR="00D31D12" w:rsidRDefault="00D31D12" w:rsidP="00D31D12">
      <w:pPr>
        <w:spacing w:line="240" w:lineRule="auto"/>
      </w:pPr>
      <w:r>
        <w:t>Email</w:t>
      </w:r>
      <w:r>
        <w:tab/>
      </w:r>
      <w:r>
        <w:tab/>
      </w:r>
      <w:r w:rsidR="00154620">
        <w:fldChar w:fldCharType="begin"/>
      </w:r>
      <w:ins w:id="3" w:author="Mihaela Sabin" w:date="2024-08-22T15:03:00Z" w16du:dateUtc="2024-08-22T19:03:00Z">
        <w:r w:rsidR="00154620">
          <w:instrText>HYPERLINK "mailto:</w:instrText>
        </w:r>
      </w:ins>
      <w:r w:rsidR="00154620">
        <w:instrText>mihaela.sabin@unh.edu</w:instrText>
      </w:r>
      <w:ins w:id="4" w:author="Mihaela Sabin" w:date="2024-08-22T15:03:00Z" w16du:dateUtc="2024-08-22T19:03:00Z">
        <w:r w:rsidR="00154620">
          <w:instrText>"</w:instrText>
        </w:r>
      </w:ins>
      <w:r w:rsidR="00154620">
        <w:fldChar w:fldCharType="separate"/>
      </w:r>
      <w:r w:rsidR="00154620" w:rsidRPr="00E03AA8">
        <w:rPr>
          <w:rStyle w:val="Hyperlink"/>
        </w:rPr>
        <w:t>mihaela.sabin@unh.edu</w:t>
      </w:r>
      <w:r w:rsidR="00154620">
        <w:fldChar w:fldCharType="end"/>
      </w:r>
    </w:p>
    <w:p w14:paraId="0EC5D89E" w14:textId="3DF091CA" w:rsidR="00154620" w:rsidRDefault="00154620" w:rsidP="00D31D12">
      <w:pPr>
        <w:spacing w:line="240" w:lineRule="auto"/>
      </w:pPr>
      <w:r>
        <w:t>Phone</w:t>
      </w:r>
      <w:r>
        <w:tab/>
      </w:r>
      <w:r>
        <w:tab/>
        <w:t>603 641 4144</w:t>
      </w:r>
    </w:p>
    <w:p w14:paraId="4A658E1B" w14:textId="6B4CDC0D" w:rsidR="00154620" w:rsidRDefault="00154620" w:rsidP="00D31D12">
      <w:pPr>
        <w:spacing w:line="240" w:lineRule="auto"/>
      </w:pPr>
      <w:r>
        <w:t>Office</w:t>
      </w:r>
      <w:r>
        <w:tab/>
      </w:r>
      <w:r>
        <w:tab/>
        <w:t>P121</w:t>
      </w:r>
    </w:p>
    <w:p w14:paraId="47D94CA8" w14:textId="77777777" w:rsidR="00154620" w:rsidRDefault="00154620" w:rsidP="00D31D12">
      <w:pPr>
        <w:spacing w:line="240" w:lineRule="auto"/>
      </w:pPr>
    </w:p>
    <w:p w14:paraId="0CB2C9CF" w14:textId="7F5D3206" w:rsidR="000F25DA" w:rsidRDefault="00D31D12" w:rsidP="00D30C00">
      <w:pPr>
        <w:pStyle w:val="Heading2"/>
      </w:pPr>
      <w:r>
        <w:t>How to get in touch with me</w:t>
      </w:r>
    </w:p>
    <w:p w14:paraId="763D7535" w14:textId="68BBEE53" w:rsidR="000F25DA" w:rsidRDefault="000F25DA" w:rsidP="00D30C00">
      <w:pPr>
        <w:spacing w:line="240" w:lineRule="auto"/>
      </w:pPr>
      <w:r>
        <w:t>By appointment, for one-on-one communication, in-person or via Zoom</w:t>
      </w:r>
    </w:p>
    <w:p w14:paraId="0000001F" w14:textId="75F8BEE5" w:rsidR="00293C7A" w:rsidRDefault="000F25DA" w:rsidP="00D30C00">
      <w:pPr>
        <w:numPr>
          <w:ilvl w:val="0"/>
          <w:numId w:val="24"/>
        </w:numPr>
        <w:spacing w:line="240" w:lineRule="auto"/>
      </w:pPr>
      <w:r>
        <w:t xml:space="preserve">Make an appointment using </w:t>
      </w:r>
      <w:r w:rsidRPr="7452DF38">
        <w:rPr>
          <w:b/>
          <w:bCs/>
        </w:rPr>
        <w:t>MyCourses Canvas Inbox</w:t>
      </w:r>
      <w:r>
        <w:t xml:space="preserve"> tool</w:t>
      </w:r>
    </w:p>
    <w:p w14:paraId="00000020" w14:textId="05E4A4CE" w:rsidR="00293C7A" w:rsidRDefault="00D30C00" w:rsidP="00D30C00">
      <w:pPr>
        <w:pStyle w:val="Heading1"/>
      </w:pPr>
      <w:bookmarkStart w:id="5" w:name="_vfa5tb9b2jmw" w:colFirst="0" w:colLast="0"/>
      <w:bookmarkEnd w:id="5"/>
      <w:r>
        <w:t>COURSE DESCRIPTION</w:t>
      </w:r>
    </w:p>
    <w:p w14:paraId="00000021" w14:textId="004E62BE" w:rsidR="00293C7A" w:rsidRDefault="00FA71AC" w:rsidP="00FA71AC">
      <w:pPr>
        <w:pStyle w:val="Heading2"/>
        <w:rPr>
          <w:highlight w:val="white"/>
        </w:rPr>
      </w:pPr>
      <w:r>
        <w:rPr>
          <w:highlight w:val="white"/>
        </w:rPr>
        <w:t>Catalog Course Description</w:t>
      </w:r>
    </w:p>
    <w:p w14:paraId="00000022" w14:textId="77777777" w:rsidR="00293C7A" w:rsidRDefault="000F277C">
      <w:pPr>
        <w:pBdr>
          <w:top w:val="nil"/>
          <w:left w:val="nil"/>
          <w:bottom w:val="nil"/>
          <w:right w:val="nil"/>
          <w:between w:val="nil"/>
        </w:pBdr>
        <w:spacing w:line="240" w:lineRule="auto"/>
        <w:rPr>
          <w:highlight w:val="white"/>
        </w:rPr>
      </w:pPr>
      <w:r>
        <w:rPr>
          <w:highlight w:val="white"/>
        </w:rPr>
        <w:t>Guided project on a topic which has been approved as a suitable subject for a master's project. Supervision and advising by faculty in the Computing Technology program. Completion of 24 credits in the major.</w:t>
      </w:r>
    </w:p>
    <w:p w14:paraId="48030C65" w14:textId="77777777" w:rsidR="00660CE8" w:rsidRDefault="00660CE8" w:rsidP="00660CE8">
      <w:bookmarkStart w:id="6" w:name="_tzq2m6x924fn" w:colFirst="0" w:colLast="0"/>
      <w:bookmarkEnd w:id="6"/>
    </w:p>
    <w:p w14:paraId="00D5BA4C" w14:textId="77777777" w:rsidR="00660CE8" w:rsidRDefault="00660CE8" w:rsidP="00660CE8">
      <w:pPr>
        <w:pStyle w:val="Heading2"/>
        <w:shd w:val="clear" w:color="auto" w:fill="FFFFFF"/>
        <w:spacing w:line="240" w:lineRule="auto"/>
      </w:pPr>
      <w:bookmarkStart w:id="7" w:name="_v9lmkwhvqgf9" w:colFirst="0" w:colLast="0"/>
      <w:bookmarkEnd w:id="7"/>
      <w:r>
        <w:t>Learning Goals</w:t>
      </w:r>
    </w:p>
    <w:p w14:paraId="2258AAF6" w14:textId="454AA988" w:rsidR="00660CE8" w:rsidRDefault="00660CE8" w:rsidP="00660CE8">
      <w:pPr>
        <w:shd w:val="clear" w:color="auto" w:fill="FFFFFF"/>
        <w:spacing w:line="240" w:lineRule="auto"/>
      </w:pPr>
      <w:r>
        <w:t xml:space="preserve">The purpose of the course is for you to </w:t>
      </w:r>
      <w:r w:rsidR="009A6E97">
        <w:t>achieve these goals:</w:t>
      </w:r>
    </w:p>
    <w:p w14:paraId="3EA35F6F" w14:textId="54CE24F9" w:rsidR="00660CE8" w:rsidRDefault="00660CE8" w:rsidP="00660CE8">
      <w:pPr>
        <w:numPr>
          <w:ilvl w:val="0"/>
          <w:numId w:val="15"/>
        </w:numPr>
        <w:shd w:val="clear" w:color="auto" w:fill="FFFFFF"/>
        <w:spacing w:line="240" w:lineRule="auto"/>
      </w:pPr>
      <w:r>
        <w:t>Conduct a research and development (R&amp;D</w:t>
      </w:r>
      <w:r w:rsidR="009A6E97">
        <w:t>) study</w:t>
      </w:r>
      <w:r>
        <w:t xml:space="preserve"> in the Information Technology (IT) field</w:t>
      </w:r>
    </w:p>
    <w:p w14:paraId="1C90EFEB" w14:textId="64A4D580" w:rsidR="00660CE8" w:rsidRDefault="00660CE8" w:rsidP="00660CE8">
      <w:pPr>
        <w:numPr>
          <w:ilvl w:val="0"/>
          <w:numId w:val="15"/>
        </w:numPr>
        <w:shd w:val="clear" w:color="auto" w:fill="FFFFFF"/>
        <w:spacing w:line="240" w:lineRule="auto"/>
      </w:pPr>
      <w:r>
        <w:t xml:space="preserve">Apply IT concepts, computational approaches, and computing tools in the process of developing, evaluating, and writing about </w:t>
      </w:r>
      <w:r w:rsidR="00BC5A80">
        <w:t>your project</w:t>
      </w:r>
    </w:p>
    <w:p w14:paraId="7F50CA48" w14:textId="77777777" w:rsidR="00660CE8" w:rsidRDefault="00660CE8" w:rsidP="00660CE8">
      <w:pPr>
        <w:numPr>
          <w:ilvl w:val="0"/>
          <w:numId w:val="15"/>
        </w:numPr>
        <w:shd w:val="clear" w:color="auto" w:fill="FFFFFF"/>
        <w:spacing w:line="240" w:lineRule="auto"/>
      </w:pPr>
      <w:r>
        <w:t>Gain professional experience and develop your own computing professional identity through practicing professional competencies.</w:t>
      </w:r>
    </w:p>
    <w:p w14:paraId="33AF4456" w14:textId="77777777" w:rsidR="00660CE8" w:rsidRDefault="00660CE8" w:rsidP="00660CE8">
      <w:pPr>
        <w:pStyle w:val="Heading2"/>
        <w:pBdr>
          <w:top w:val="nil"/>
          <w:left w:val="nil"/>
          <w:bottom w:val="nil"/>
          <w:right w:val="nil"/>
          <w:between w:val="nil"/>
        </w:pBdr>
        <w:spacing w:line="240" w:lineRule="auto"/>
      </w:pPr>
      <w:bookmarkStart w:id="8" w:name="_ih8a26sdkfe2" w:colFirst="0" w:colLast="0"/>
      <w:bookmarkEnd w:id="8"/>
    </w:p>
    <w:p w14:paraId="65DD768D" w14:textId="77777777" w:rsidR="00660CE8" w:rsidRDefault="00660CE8" w:rsidP="00660CE8">
      <w:pPr>
        <w:pStyle w:val="Heading2"/>
        <w:pBdr>
          <w:top w:val="nil"/>
          <w:left w:val="nil"/>
          <w:bottom w:val="nil"/>
          <w:right w:val="nil"/>
          <w:between w:val="nil"/>
        </w:pBdr>
        <w:spacing w:line="240" w:lineRule="auto"/>
      </w:pPr>
      <w:bookmarkStart w:id="9" w:name="_di1vt5z3zurb" w:colFirst="0" w:colLast="0"/>
      <w:bookmarkEnd w:id="9"/>
      <w:r>
        <w:t>Professional Competencies</w:t>
      </w:r>
    </w:p>
    <w:p w14:paraId="77C2DA20" w14:textId="40D7999A" w:rsidR="00A21AC8" w:rsidRPr="00A21AC8" w:rsidRDefault="00A21AC8" w:rsidP="00E067BF">
      <w:pPr>
        <w:pStyle w:val="Heading3"/>
        <w:spacing w:before="0" w:after="0"/>
      </w:pPr>
      <w:r>
        <w:t>On the technical side</w:t>
      </w:r>
    </w:p>
    <w:p w14:paraId="7C19DADB" w14:textId="77777777" w:rsidR="00660CE8" w:rsidRDefault="00660CE8" w:rsidP="00660CE8">
      <w:pPr>
        <w:numPr>
          <w:ilvl w:val="0"/>
          <w:numId w:val="19"/>
        </w:numPr>
        <w:pBdr>
          <w:top w:val="nil"/>
          <w:left w:val="nil"/>
          <w:bottom w:val="nil"/>
          <w:right w:val="nil"/>
          <w:between w:val="nil"/>
        </w:pBdr>
        <w:spacing w:line="240" w:lineRule="auto"/>
      </w:pPr>
      <w:r>
        <w:t>Analyze the project's computing problem and requirements to identify a technically sound solution</w:t>
      </w:r>
    </w:p>
    <w:p w14:paraId="06EE0962" w14:textId="2CEEAF8C" w:rsidR="00660CE8" w:rsidRDefault="00660CE8" w:rsidP="00660CE8">
      <w:pPr>
        <w:numPr>
          <w:ilvl w:val="0"/>
          <w:numId w:val="19"/>
        </w:numPr>
        <w:pBdr>
          <w:top w:val="nil"/>
          <w:left w:val="nil"/>
          <w:bottom w:val="nil"/>
          <w:right w:val="nil"/>
          <w:between w:val="nil"/>
        </w:pBdr>
        <w:spacing w:line="240" w:lineRule="auto"/>
      </w:pPr>
      <w:r>
        <w:t>Design, implement, and evaluate the project's computing-based solution</w:t>
      </w:r>
    </w:p>
    <w:p w14:paraId="74EAB7CF" w14:textId="1DFAFBDC" w:rsidR="00660CE8" w:rsidRDefault="00660CE8" w:rsidP="00660CE8">
      <w:pPr>
        <w:numPr>
          <w:ilvl w:val="0"/>
          <w:numId w:val="19"/>
        </w:numPr>
        <w:pBdr>
          <w:top w:val="nil"/>
          <w:left w:val="nil"/>
          <w:bottom w:val="nil"/>
          <w:right w:val="nil"/>
          <w:between w:val="nil"/>
        </w:pBdr>
        <w:spacing w:line="240" w:lineRule="auto"/>
      </w:pPr>
      <w:r>
        <w:t>Communicate effectively with your peers</w:t>
      </w:r>
      <w:r w:rsidR="00CC34C8">
        <w:t xml:space="preserve"> and</w:t>
      </w:r>
      <w:r>
        <w:t xml:space="preserve"> faculty advisor</w:t>
      </w:r>
    </w:p>
    <w:p w14:paraId="20D8259E" w14:textId="77777777" w:rsidR="00660CE8" w:rsidRDefault="00660CE8" w:rsidP="00660CE8">
      <w:pPr>
        <w:numPr>
          <w:ilvl w:val="0"/>
          <w:numId w:val="19"/>
        </w:numPr>
        <w:pBdr>
          <w:top w:val="nil"/>
          <w:left w:val="nil"/>
          <w:bottom w:val="nil"/>
          <w:right w:val="nil"/>
          <w:between w:val="nil"/>
        </w:pBdr>
        <w:spacing w:line="240" w:lineRule="auto"/>
      </w:pPr>
      <w:r>
        <w:t>Demonstrate professional responsibility in all project activities and make informed judgments based on legal and ethical principles</w:t>
      </w:r>
    </w:p>
    <w:p w14:paraId="1F27EEA6" w14:textId="13A5FD3F" w:rsidR="00660CE8" w:rsidRDefault="00660CE8" w:rsidP="00660CE8">
      <w:pPr>
        <w:numPr>
          <w:ilvl w:val="0"/>
          <w:numId w:val="19"/>
        </w:numPr>
        <w:pBdr>
          <w:top w:val="nil"/>
          <w:left w:val="nil"/>
          <w:bottom w:val="nil"/>
          <w:right w:val="nil"/>
          <w:between w:val="nil"/>
        </w:pBdr>
        <w:spacing w:line="240" w:lineRule="auto"/>
      </w:pPr>
      <w:r>
        <w:t xml:space="preserve">Participate and contribute effectively as a member of this </w:t>
      </w:r>
      <w:r w:rsidR="00A21AC8">
        <w:t>course</w:t>
      </w:r>
    </w:p>
    <w:p w14:paraId="788BEF97" w14:textId="77777777" w:rsidR="00A21AC8" w:rsidRDefault="00A21AC8" w:rsidP="00A21AC8">
      <w:pPr>
        <w:pBdr>
          <w:top w:val="nil"/>
          <w:left w:val="nil"/>
          <w:bottom w:val="nil"/>
          <w:right w:val="nil"/>
          <w:between w:val="nil"/>
        </w:pBdr>
        <w:spacing w:line="240" w:lineRule="auto"/>
      </w:pPr>
    </w:p>
    <w:p w14:paraId="1FF224A7" w14:textId="5DC909F5" w:rsidR="00A21AC8" w:rsidRDefault="00A21AC8" w:rsidP="00E067BF">
      <w:pPr>
        <w:pStyle w:val="Heading3"/>
        <w:spacing w:after="0"/>
      </w:pPr>
      <w:r>
        <w:lastRenderedPageBreak/>
        <w:t>On the human side</w:t>
      </w:r>
    </w:p>
    <w:p w14:paraId="59FB1E62" w14:textId="77777777" w:rsidR="00660CE8" w:rsidRDefault="00660CE8" w:rsidP="00660CE8">
      <w:pPr>
        <w:numPr>
          <w:ilvl w:val="0"/>
          <w:numId w:val="19"/>
        </w:numPr>
        <w:spacing w:line="240" w:lineRule="auto"/>
      </w:pPr>
      <w:r>
        <w:t>Reflect on your learning experiences and your best possible self</w:t>
      </w:r>
    </w:p>
    <w:p w14:paraId="11C98BC4" w14:textId="77777777" w:rsidR="00660CE8" w:rsidRDefault="00660CE8" w:rsidP="00660CE8">
      <w:pPr>
        <w:numPr>
          <w:ilvl w:val="0"/>
          <w:numId w:val="19"/>
        </w:numPr>
        <w:spacing w:line="240" w:lineRule="auto"/>
      </w:pPr>
      <w:r>
        <w:t>Persist in working with difficult problems</w:t>
      </w:r>
    </w:p>
    <w:p w14:paraId="7C03A2D6" w14:textId="77777777" w:rsidR="00660CE8" w:rsidRDefault="00660CE8" w:rsidP="00660CE8">
      <w:pPr>
        <w:numPr>
          <w:ilvl w:val="0"/>
          <w:numId w:val="19"/>
        </w:numPr>
        <w:spacing w:line="240" w:lineRule="auto"/>
      </w:pPr>
      <w:r>
        <w:t>Adapt, adjust, change course, be flexible as needed</w:t>
      </w:r>
    </w:p>
    <w:p w14:paraId="328AD445" w14:textId="77777777" w:rsidR="00660CE8" w:rsidRDefault="00660CE8" w:rsidP="00660CE8">
      <w:pPr>
        <w:numPr>
          <w:ilvl w:val="0"/>
          <w:numId w:val="19"/>
        </w:numPr>
        <w:pBdr>
          <w:top w:val="nil"/>
          <w:left w:val="nil"/>
          <w:bottom w:val="nil"/>
          <w:right w:val="nil"/>
          <w:between w:val="nil"/>
        </w:pBdr>
        <w:spacing w:line="240" w:lineRule="auto"/>
      </w:pPr>
      <w:r>
        <w:t>Tolerate uncertainty and ambiguity</w:t>
      </w:r>
    </w:p>
    <w:p w14:paraId="12FE1D88" w14:textId="77777777" w:rsidR="00660CE8" w:rsidRDefault="00660CE8" w:rsidP="00660CE8">
      <w:pPr>
        <w:numPr>
          <w:ilvl w:val="0"/>
          <w:numId w:val="19"/>
        </w:numPr>
        <w:pBdr>
          <w:top w:val="nil"/>
          <w:left w:val="nil"/>
          <w:bottom w:val="nil"/>
          <w:right w:val="nil"/>
          <w:between w:val="nil"/>
        </w:pBdr>
        <w:spacing w:line="240" w:lineRule="auto"/>
      </w:pPr>
      <w:r>
        <w:t>“Walk in another’s shoes” to learn more about other perspectives, show empathy, consider various points of view, and recognize and avoid bias</w:t>
      </w:r>
    </w:p>
    <w:p w14:paraId="39BFA24E" w14:textId="77777777" w:rsidR="00660CE8" w:rsidRDefault="00660CE8" w:rsidP="00660CE8">
      <w:pPr>
        <w:numPr>
          <w:ilvl w:val="0"/>
          <w:numId w:val="19"/>
        </w:numPr>
        <w:pBdr>
          <w:top w:val="nil"/>
          <w:left w:val="nil"/>
          <w:bottom w:val="nil"/>
          <w:right w:val="nil"/>
          <w:between w:val="nil"/>
        </w:pBdr>
        <w:spacing w:line="240" w:lineRule="auto"/>
      </w:pPr>
      <w:r>
        <w:t>Have confidence in dealing with complexity</w:t>
      </w:r>
    </w:p>
    <w:p w14:paraId="2B453CED" w14:textId="77777777" w:rsidR="003A71D4" w:rsidRDefault="003A71D4" w:rsidP="00FA71AC"/>
    <w:p w14:paraId="021C462D" w14:textId="29DB1E96" w:rsidR="003A71D4" w:rsidRDefault="003A71D4" w:rsidP="00407E7C">
      <w:pPr>
        <w:pStyle w:val="Heading2"/>
      </w:pPr>
      <w:r>
        <w:t>Estimated Student Workload</w:t>
      </w:r>
    </w:p>
    <w:p w14:paraId="7796C239" w14:textId="77777777" w:rsidR="00407E7C" w:rsidRDefault="00407E7C" w:rsidP="00407E7C">
      <w:r>
        <w:t xml:space="preserve">This syllabus reflects the federal definition of </w:t>
      </w:r>
      <w:r>
        <w:rPr>
          <w:b/>
        </w:rPr>
        <w:t>1 credit hour</w:t>
      </w:r>
      <w:r>
        <w:t>, that is:</w:t>
      </w:r>
    </w:p>
    <w:p w14:paraId="6DA5EE47" w14:textId="77777777" w:rsidR="00407E7C" w:rsidRDefault="00407E7C" w:rsidP="00407E7C">
      <w:pPr>
        <w:ind w:firstLine="720"/>
      </w:pPr>
      <w:r>
        <w:rPr>
          <w:b/>
        </w:rPr>
        <w:t xml:space="preserve">1 credit </w:t>
      </w:r>
      <w:r>
        <w:t xml:space="preserve">= </w:t>
      </w:r>
      <w:r>
        <w:rPr>
          <w:b/>
        </w:rPr>
        <w:t>3 hours of</w:t>
      </w:r>
      <w:r>
        <w:t xml:space="preserve"> </w:t>
      </w:r>
      <w:r>
        <w:rPr>
          <w:b/>
        </w:rPr>
        <w:t>academic work</w:t>
      </w:r>
      <w:r>
        <w:t xml:space="preserve"> per week per 1 credit over a 15-week semester</w:t>
      </w:r>
    </w:p>
    <w:p w14:paraId="11B31773" w14:textId="55C2A7EA" w:rsidR="00407E7C" w:rsidRDefault="00407E7C" w:rsidP="00407E7C">
      <w:r>
        <w:t xml:space="preserve">This means that the student's weekly workload is estimated at </w:t>
      </w:r>
      <w:r>
        <w:rPr>
          <w:b/>
        </w:rPr>
        <w:t xml:space="preserve">9 hours </w:t>
      </w:r>
      <w:r>
        <w:t xml:space="preserve">per week. </w:t>
      </w:r>
    </w:p>
    <w:p w14:paraId="766C7DE0" w14:textId="77777777" w:rsidR="00FA71AC" w:rsidRDefault="00FA71AC" w:rsidP="00FA71AC"/>
    <w:p w14:paraId="28BE5F81" w14:textId="77777777" w:rsidR="00AB7803" w:rsidRDefault="00AB7803" w:rsidP="00AB7803">
      <w:pPr>
        <w:pStyle w:val="Heading2"/>
      </w:pPr>
      <w:r>
        <w:t>Modality</w:t>
      </w:r>
    </w:p>
    <w:p w14:paraId="41FEA383" w14:textId="04E34AEC" w:rsidR="00AD7990" w:rsidRDefault="00D91847" w:rsidP="00382B0C">
      <w:pPr>
        <w:pStyle w:val="ListParagraph"/>
        <w:numPr>
          <w:ilvl w:val="0"/>
          <w:numId w:val="24"/>
        </w:numPr>
        <w:spacing w:line="240" w:lineRule="auto"/>
      </w:pPr>
      <w:r>
        <w:t>Regular check-in</w:t>
      </w:r>
      <w:r w:rsidR="00C800F4">
        <w:t xml:space="preserve"> meetings will use both in-person and remote modality</w:t>
      </w:r>
      <w:r w:rsidR="005F0726">
        <w:t xml:space="preserve">, as </w:t>
      </w:r>
      <w:r w:rsidR="00AD7990">
        <w:t>determined</w:t>
      </w:r>
      <w:r w:rsidR="005F0726">
        <w:t xml:space="preserve"> by the meeting schedule </w:t>
      </w:r>
      <w:r w:rsidR="00AD7990">
        <w:t xml:space="preserve">arranged at the beginning of the semester. </w:t>
      </w:r>
    </w:p>
    <w:p w14:paraId="34E9B234" w14:textId="744DCDB9" w:rsidR="00AD7990" w:rsidRDefault="00DD64FB" w:rsidP="00382B0C">
      <w:pPr>
        <w:pStyle w:val="ListParagraph"/>
        <w:numPr>
          <w:ilvl w:val="0"/>
          <w:numId w:val="24"/>
        </w:numPr>
        <w:spacing w:line="240" w:lineRule="auto"/>
      </w:pPr>
      <w:r>
        <w:t xml:space="preserve">In-person project presentations will be scheduled two weeks before the end of the semester. </w:t>
      </w:r>
    </w:p>
    <w:p w14:paraId="24A37BDC" w14:textId="77777777" w:rsidR="007F6629" w:rsidRDefault="007F6629" w:rsidP="007F6629">
      <w:pPr>
        <w:pStyle w:val="Heading2"/>
        <w:spacing w:before="200"/>
      </w:pPr>
      <w:r>
        <w:t>Academic Integrity</w:t>
      </w:r>
    </w:p>
    <w:p w14:paraId="2ED35E12" w14:textId="29A90261" w:rsidR="007F6629" w:rsidRDefault="0009095A" w:rsidP="00382B0C">
      <w:pPr>
        <w:spacing w:after="180" w:line="240" w:lineRule="auto"/>
        <w:rPr>
          <w:rFonts w:asciiTheme="majorHAnsi" w:eastAsia="Cambria" w:hAnsiTheme="majorHAnsi" w:cstheme="majorBidi"/>
          <w:lang w:val="en-US"/>
        </w:rPr>
      </w:pPr>
      <w:bookmarkStart w:id="10" w:name="_yyn9axpsltnb" w:colFirst="0" w:colLast="0"/>
      <w:bookmarkEnd w:id="10"/>
      <w:r>
        <w:rPr>
          <w:rFonts w:asciiTheme="majorHAnsi" w:eastAsia="Cambria" w:hAnsiTheme="majorHAnsi" w:cstheme="majorBidi"/>
          <w:lang w:val="en-US"/>
        </w:rPr>
        <w:t xml:space="preserve">You are expected to </w:t>
      </w:r>
      <w:r w:rsidRPr="0009095A">
        <w:rPr>
          <w:rFonts w:asciiTheme="majorHAnsi" w:eastAsia="Cambria" w:hAnsiTheme="majorHAnsi" w:cstheme="majorBidi"/>
          <w:b/>
          <w:bCs/>
          <w:lang w:val="en-US"/>
        </w:rPr>
        <w:t xml:space="preserve">do your own work </w:t>
      </w:r>
      <w:r>
        <w:rPr>
          <w:rFonts w:asciiTheme="majorHAnsi" w:eastAsia="Cambria" w:hAnsiTheme="majorHAnsi" w:cstheme="majorBidi"/>
          <w:lang w:val="en-US"/>
        </w:rPr>
        <w:t xml:space="preserve">and not submit as yours something done by others. </w:t>
      </w:r>
      <w:r w:rsidR="007F6629">
        <w:rPr>
          <w:rFonts w:asciiTheme="majorHAnsi" w:eastAsia="Cambria" w:hAnsiTheme="majorHAnsi" w:cstheme="majorBidi"/>
          <w:lang w:val="en-US"/>
        </w:rPr>
        <w:t>Copying the work of others is</w:t>
      </w:r>
      <w:r w:rsidR="00650A53">
        <w:rPr>
          <w:rFonts w:asciiTheme="majorHAnsi" w:eastAsia="Cambria" w:hAnsiTheme="majorHAnsi" w:cstheme="majorBidi"/>
          <w:lang w:val="en-US"/>
        </w:rPr>
        <w:t xml:space="preserve"> a violation of academic integrity</w:t>
      </w:r>
      <w:r w:rsidR="007F6629">
        <w:rPr>
          <w:rFonts w:asciiTheme="majorHAnsi" w:eastAsia="Cambria" w:hAnsiTheme="majorHAnsi" w:cstheme="majorBidi"/>
          <w:lang w:val="en-US"/>
        </w:rPr>
        <w:t xml:space="preserve">. </w:t>
      </w:r>
    </w:p>
    <w:p w14:paraId="2F18199B" w14:textId="53E143DD" w:rsidR="007F6629" w:rsidRPr="009E32DE" w:rsidRDefault="00CE222B" w:rsidP="007F6629">
      <w:pPr>
        <w:spacing w:before="180" w:after="180" w:line="240" w:lineRule="auto"/>
        <w:rPr>
          <w:rFonts w:asciiTheme="majorHAnsi" w:eastAsia="Cambria" w:hAnsiTheme="majorHAnsi" w:cstheme="majorBidi"/>
          <w:lang w:val="en-US"/>
        </w:rPr>
      </w:pPr>
      <w:r>
        <w:rPr>
          <w:rFonts w:asciiTheme="majorHAnsi" w:eastAsia="Cambria" w:hAnsiTheme="majorHAnsi" w:cstheme="majorBidi"/>
          <w:lang w:val="en-US"/>
        </w:rPr>
        <w:t>As you work on your project, you</w:t>
      </w:r>
      <w:r w:rsidR="007F6629" w:rsidRPr="1E081391">
        <w:rPr>
          <w:rFonts w:asciiTheme="majorHAnsi" w:eastAsia="Cambria" w:hAnsiTheme="majorHAnsi" w:cstheme="majorBidi"/>
          <w:b/>
          <w:bCs/>
          <w:lang w:val="en-US"/>
        </w:rPr>
        <w:t xml:space="preserve"> must ALWAYS give clear attribution to the source(s)</w:t>
      </w:r>
      <w:r w:rsidR="007F6629" w:rsidRPr="1E081391">
        <w:rPr>
          <w:rFonts w:asciiTheme="majorHAnsi" w:eastAsia="Cambria" w:hAnsiTheme="majorHAnsi" w:cstheme="majorBidi"/>
          <w:lang w:val="en-US"/>
        </w:rPr>
        <w:t xml:space="preserve"> </w:t>
      </w:r>
      <w:r w:rsidR="007F6629">
        <w:rPr>
          <w:rFonts w:asciiTheme="majorHAnsi" w:eastAsia="Cambria" w:hAnsiTheme="majorHAnsi" w:cstheme="majorBidi"/>
          <w:b/>
          <w:bCs/>
          <w:lang w:val="en-US"/>
        </w:rPr>
        <w:t xml:space="preserve">of </w:t>
      </w:r>
      <w:r w:rsidR="007F6629" w:rsidRPr="000A48BB">
        <w:rPr>
          <w:rFonts w:asciiTheme="majorHAnsi" w:eastAsia="Cambria" w:hAnsiTheme="majorHAnsi" w:cstheme="majorBidi"/>
          <w:lang w:val="en-US"/>
        </w:rPr>
        <w:t>content</w:t>
      </w:r>
      <w:r w:rsidR="007F6629">
        <w:rPr>
          <w:rFonts w:asciiTheme="majorHAnsi" w:eastAsia="Cambria" w:hAnsiTheme="majorHAnsi" w:cstheme="majorBidi"/>
          <w:lang w:val="en-US"/>
        </w:rPr>
        <w:t xml:space="preserve"> included or</w:t>
      </w:r>
      <w:r w:rsidR="007F6629" w:rsidRPr="1E081391">
        <w:rPr>
          <w:rFonts w:asciiTheme="majorHAnsi" w:eastAsia="Cambria" w:hAnsiTheme="majorHAnsi" w:cstheme="majorBidi"/>
          <w:lang w:val="en-US"/>
        </w:rPr>
        <w:t xml:space="preserve"> integrated in your work.</w:t>
      </w:r>
      <w:r w:rsidR="007F6629">
        <w:rPr>
          <w:rFonts w:asciiTheme="majorHAnsi" w:eastAsia="Cambria" w:hAnsiTheme="majorHAnsi" w:cstheme="majorBidi"/>
          <w:lang w:val="en-US"/>
        </w:rPr>
        <w:t xml:space="preserve"> The </w:t>
      </w:r>
      <w:r w:rsidR="00EC247C">
        <w:rPr>
          <w:rFonts w:asciiTheme="majorHAnsi" w:eastAsia="Cambria" w:hAnsiTheme="majorHAnsi" w:cstheme="majorBidi"/>
          <w:lang w:val="en-US"/>
        </w:rPr>
        <w:t>faculty advisor</w:t>
      </w:r>
      <w:r w:rsidR="007F6629">
        <w:rPr>
          <w:rFonts w:asciiTheme="majorHAnsi" w:eastAsia="Cambria" w:hAnsiTheme="majorHAnsi" w:cstheme="majorBidi"/>
          <w:lang w:val="en-US"/>
        </w:rPr>
        <w:t xml:space="preserve"> may reduce your grade for work that does not include proper attribution. </w:t>
      </w:r>
    </w:p>
    <w:p w14:paraId="4A9B0987" w14:textId="77777777" w:rsidR="007F6629" w:rsidRPr="009E32DE" w:rsidRDefault="007F6629" w:rsidP="00EC247C">
      <w:pPr>
        <w:spacing w:before="180" w:line="240" w:lineRule="auto"/>
        <w:rPr>
          <w:rFonts w:asciiTheme="majorHAnsi" w:eastAsia="Cambria" w:hAnsiTheme="majorHAnsi" w:cstheme="majorHAnsi"/>
        </w:rPr>
      </w:pPr>
      <w:r>
        <w:rPr>
          <w:rFonts w:asciiTheme="majorHAnsi" w:eastAsia="Cambria" w:hAnsiTheme="majorHAnsi" w:cstheme="majorHAnsi"/>
        </w:rPr>
        <w:t xml:space="preserve">Giving attribution has many forms, depending on how content that </w:t>
      </w:r>
      <w:proofErr w:type="gramStart"/>
      <w:r>
        <w:rPr>
          <w:rFonts w:asciiTheme="majorHAnsi" w:eastAsia="Cambria" w:hAnsiTheme="majorHAnsi" w:cstheme="majorHAnsi"/>
        </w:rPr>
        <w:t>is not yours</w:t>
      </w:r>
      <w:proofErr w:type="gramEnd"/>
      <w:r>
        <w:rPr>
          <w:rFonts w:asciiTheme="majorHAnsi" w:eastAsia="Cambria" w:hAnsiTheme="majorHAnsi" w:cstheme="majorHAnsi"/>
        </w:rPr>
        <w:t xml:space="preserve"> is used in your work. Thus, you may need to:</w:t>
      </w:r>
    </w:p>
    <w:p w14:paraId="38C95F0E" w14:textId="77777777" w:rsidR="007F6629" w:rsidRPr="009E32DE" w:rsidRDefault="007F6629" w:rsidP="00EC247C">
      <w:pPr>
        <w:pStyle w:val="ListParagraph"/>
        <w:numPr>
          <w:ilvl w:val="0"/>
          <w:numId w:val="26"/>
        </w:numPr>
        <w:spacing w:after="180" w:line="240" w:lineRule="auto"/>
        <w:rPr>
          <w:rFonts w:asciiTheme="majorHAnsi" w:eastAsia="Cambria" w:hAnsiTheme="majorHAnsi" w:cstheme="majorBidi"/>
          <w:lang w:val="en-US"/>
        </w:rPr>
      </w:pPr>
      <w:r w:rsidRPr="1E081391">
        <w:rPr>
          <w:rFonts w:asciiTheme="majorHAnsi" w:eastAsia="Cambria" w:hAnsiTheme="majorHAnsi" w:cstheme="majorBidi"/>
          <w:lang w:val="en-US"/>
        </w:rPr>
        <w:t xml:space="preserve">Cite the content that originates </w:t>
      </w:r>
      <w:r>
        <w:rPr>
          <w:rFonts w:asciiTheme="majorHAnsi" w:eastAsia="Cambria" w:hAnsiTheme="majorHAnsi" w:cstheme="majorBidi"/>
          <w:lang w:val="en-US"/>
        </w:rPr>
        <w:t xml:space="preserve">from other sources </w:t>
      </w:r>
      <w:r w:rsidRPr="1E081391">
        <w:rPr>
          <w:rFonts w:asciiTheme="majorHAnsi" w:eastAsia="Cambria" w:hAnsiTheme="majorHAnsi" w:cstheme="majorBidi"/>
          <w:lang w:val="en-US"/>
        </w:rPr>
        <w:t xml:space="preserve">or has been modified and integrated in your work. </w:t>
      </w:r>
    </w:p>
    <w:p w14:paraId="20505BDA" w14:textId="77777777" w:rsidR="007F6629" w:rsidRDefault="007F6629" w:rsidP="007F6629">
      <w:pPr>
        <w:pStyle w:val="ListParagraph"/>
        <w:numPr>
          <w:ilvl w:val="0"/>
          <w:numId w:val="26"/>
        </w:numPr>
        <w:spacing w:before="180" w:after="180" w:line="240" w:lineRule="auto"/>
        <w:rPr>
          <w:rFonts w:asciiTheme="majorHAnsi" w:eastAsia="Cambria" w:hAnsiTheme="majorHAnsi" w:cstheme="majorHAnsi"/>
        </w:rPr>
      </w:pPr>
      <w:r w:rsidRPr="009E32DE">
        <w:rPr>
          <w:rFonts w:asciiTheme="majorHAnsi" w:eastAsia="Cambria" w:hAnsiTheme="majorHAnsi" w:cstheme="majorHAnsi"/>
        </w:rPr>
        <w:t>Reference the source(s) you use</w:t>
      </w:r>
      <w:r>
        <w:rPr>
          <w:rFonts w:asciiTheme="majorHAnsi" w:eastAsia="Cambria" w:hAnsiTheme="majorHAnsi" w:cstheme="majorHAnsi"/>
        </w:rPr>
        <w:t>:</w:t>
      </w:r>
    </w:p>
    <w:p w14:paraId="45E083C6" w14:textId="77777777" w:rsidR="007F6629" w:rsidRDefault="007F6629" w:rsidP="007F6629">
      <w:pPr>
        <w:pStyle w:val="ListParagraph"/>
        <w:numPr>
          <w:ilvl w:val="1"/>
          <w:numId w:val="26"/>
        </w:numPr>
        <w:spacing w:before="180" w:after="180" w:line="240" w:lineRule="auto"/>
        <w:rPr>
          <w:rFonts w:asciiTheme="majorHAnsi" w:eastAsia="Cambria" w:hAnsiTheme="majorHAnsi" w:cstheme="majorHAnsi"/>
        </w:rPr>
      </w:pPr>
      <w:r>
        <w:rPr>
          <w:rFonts w:asciiTheme="majorHAnsi" w:eastAsia="Cambria" w:hAnsiTheme="majorHAnsi" w:cstheme="majorHAnsi"/>
        </w:rPr>
        <w:t>A</w:t>
      </w:r>
      <w:r w:rsidRPr="009E32DE">
        <w:rPr>
          <w:rFonts w:asciiTheme="majorHAnsi" w:eastAsia="Cambria" w:hAnsiTheme="majorHAnsi" w:cstheme="majorHAnsi"/>
        </w:rPr>
        <w:t>rticles, forum or blog posts, public GitHub repos, tutorial</w:t>
      </w:r>
      <w:r>
        <w:rPr>
          <w:rFonts w:asciiTheme="majorHAnsi" w:eastAsia="Cambria" w:hAnsiTheme="majorHAnsi" w:cstheme="majorHAnsi"/>
        </w:rPr>
        <w:t xml:space="preserve">, and other accessible materials, regardless of modality (written, audio or video streaming). </w:t>
      </w:r>
    </w:p>
    <w:p w14:paraId="512C2B01" w14:textId="77777777" w:rsidR="007F6629" w:rsidRPr="000E0B69" w:rsidRDefault="007F6629" w:rsidP="007F6629">
      <w:pPr>
        <w:pStyle w:val="ListParagraph"/>
        <w:numPr>
          <w:ilvl w:val="1"/>
          <w:numId w:val="26"/>
        </w:numPr>
        <w:spacing w:before="180" w:after="180" w:line="240" w:lineRule="auto"/>
        <w:rPr>
          <w:rFonts w:asciiTheme="majorHAnsi" w:eastAsia="Cambria" w:hAnsiTheme="majorHAnsi" w:cstheme="majorHAnsi"/>
        </w:rPr>
      </w:pPr>
      <w:r>
        <w:rPr>
          <w:rFonts w:asciiTheme="majorHAnsi" w:eastAsia="Cambria" w:hAnsiTheme="majorHAnsi" w:cstheme="majorHAnsi"/>
        </w:rPr>
        <w:t>Generated content obtained from AI tools, such as Generative Pretrained Transformers (GPTs) and the like</w:t>
      </w:r>
    </w:p>
    <w:p w14:paraId="267AAAAB" w14:textId="77777777" w:rsidR="007F6629" w:rsidRPr="009E32DE" w:rsidRDefault="007F6629" w:rsidP="007F6629">
      <w:pPr>
        <w:pStyle w:val="ListParagraph"/>
        <w:numPr>
          <w:ilvl w:val="0"/>
          <w:numId w:val="26"/>
        </w:numPr>
        <w:spacing w:before="180" w:after="180" w:line="240" w:lineRule="auto"/>
        <w:rPr>
          <w:rFonts w:asciiTheme="majorHAnsi" w:eastAsia="Cambria" w:hAnsiTheme="majorHAnsi" w:cstheme="majorHAnsi"/>
        </w:rPr>
      </w:pPr>
      <w:r w:rsidRPr="009E32DE">
        <w:rPr>
          <w:rFonts w:asciiTheme="majorHAnsi" w:eastAsia="Cambria" w:hAnsiTheme="majorHAnsi" w:cstheme="majorHAnsi"/>
        </w:rPr>
        <w:t>Give credit to individuals who have helped you, whether peers, tutors, lab/tech assistants, course instructor, or any other person (friend, relative, etc.)</w:t>
      </w:r>
    </w:p>
    <w:p w14:paraId="4AF22BC6" w14:textId="77777777" w:rsidR="007F6629" w:rsidRPr="000E0B69" w:rsidRDefault="007F6629" w:rsidP="007F6629">
      <w:pPr>
        <w:spacing w:before="180" w:after="180" w:line="240" w:lineRule="auto"/>
        <w:rPr>
          <w:rFonts w:asciiTheme="majorHAnsi" w:eastAsia="Cambria" w:hAnsiTheme="majorHAnsi" w:cstheme="majorBidi"/>
          <w:lang w:val="en-US"/>
        </w:rPr>
      </w:pPr>
      <w:r w:rsidRPr="000E0B69">
        <w:rPr>
          <w:rFonts w:asciiTheme="majorHAnsi" w:eastAsia="Cambria" w:hAnsiTheme="majorHAnsi" w:cstheme="majorBidi"/>
          <w:b/>
          <w:bCs/>
          <w:lang w:val="en-US"/>
        </w:rPr>
        <w:t>Do not work on behalf of someone else</w:t>
      </w:r>
      <w:r w:rsidRPr="000E0B69">
        <w:rPr>
          <w:rFonts w:asciiTheme="majorHAnsi" w:eastAsia="Cambria" w:hAnsiTheme="majorHAnsi" w:cstheme="majorBidi"/>
          <w:lang w:val="en-US"/>
        </w:rPr>
        <w:t xml:space="preserve"> and </w:t>
      </w:r>
      <w:r w:rsidRPr="000E0B69">
        <w:rPr>
          <w:rFonts w:asciiTheme="majorHAnsi" w:eastAsia="Cambria" w:hAnsiTheme="majorHAnsi" w:cstheme="majorBidi"/>
          <w:b/>
          <w:bCs/>
          <w:lang w:val="en-US"/>
        </w:rPr>
        <w:t>do not provide your work products to others</w:t>
      </w:r>
      <w:r w:rsidRPr="000E0B69">
        <w:rPr>
          <w:rFonts w:asciiTheme="majorHAnsi" w:eastAsia="Cambria" w:hAnsiTheme="majorHAnsi" w:cstheme="majorBidi"/>
          <w:lang w:val="en-US"/>
        </w:rPr>
        <w:t>. If you do, you commit an act of academic integrity misconduct. There is no way to know whether those who get your work products intend to submit them as theirs. Equally important, this is NOT how you help someone learn.</w:t>
      </w:r>
    </w:p>
    <w:p w14:paraId="478639F9" w14:textId="20A648DB" w:rsidR="007F6629" w:rsidRPr="000E0B69" w:rsidRDefault="007F6629" w:rsidP="007F6629">
      <w:pPr>
        <w:spacing w:before="180" w:after="180" w:line="240" w:lineRule="auto"/>
        <w:rPr>
          <w:rFonts w:asciiTheme="majorHAnsi" w:eastAsia="Cambria" w:hAnsiTheme="majorHAnsi" w:cstheme="majorBidi"/>
          <w:lang w:val="en-US"/>
        </w:rPr>
      </w:pPr>
      <w:r w:rsidRPr="000E0B69">
        <w:rPr>
          <w:rFonts w:asciiTheme="majorHAnsi" w:eastAsia="Cambria" w:hAnsiTheme="majorHAnsi" w:cstheme="majorBidi"/>
          <w:lang w:val="en-US"/>
        </w:rPr>
        <w:t xml:space="preserve">There are consequences if you deviate from the course and university academic integrity policy. For academic integrity misconduct, you may receive no credit for the </w:t>
      </w:r>
      <w:r w:rsidR="002A3CA6">
        <w:rPr>
          <w:rFonts w:asciiTheme="majorHAnsi" w:eastAsia="Cambria" w:hAnsiTheme="majorHAnsi" w:cstheme="majorBidi"/>
          <w:lang w:val="en-US"/>
        </w:rPr>
        <w:t>submitted artifact</w:t>
      </w:r>
      <w:r w:rsidRPr="000E0B69">
        <w:rPr>
          <w:rFonts w:asciiTheme="majorHAnsi" w:eastAsia="Cambria" w:hAnsiTheme="majorHAnsi" w:cstheme="majorBidi"/>
          <w:lang w:val="en-US"/>
        </w:rPr>
        <w:t xml:space="preserve"> in question. Persistent academic misconduct will result in you failing the course.</w:t>
      </w:r>
    </w:p>
    <w:p w14:paraId="036AE6A5" w14:textId="6C59C148" w:rsidR="007F6629" w:rsidRPr="000E0B69" w:rsidRDefault="007F6629" w:rsidP="007F6629">
      <w:pPr>
        <w:spacing w:before="180" w:after="180" w:line="240" w:lineRule="auto"/>
        <w:rPr>
          <w:rFonts w:asciiTheme="majorHAnsi" w:eastAsia="Cambria" w:hAnsiTheme="majorHAnsi" w:cstheme="majorBidi"/>
          <w:lang w:val="en-US"/>
        </w:rPr>
      </w:pPr>
      <w:r w:rsidRPr="000E0B69">
        <w:rPr>
          <w:rFonts w:asciiTheme="majorHAnsi" w:eastAsia="Cambria" w:hAnsiTheme="majorHAnsi" w:cstheme="majorBidi"/>
          <w:lang w:val="en-US"/>
        </w:rPr>
        <w:t xml:space="preserve">You will receive notice of the academic misconduct allegation from the </w:t>
      </w:r>
      <w:r w:rsidR="002A3CA6">
        <w:rPr>
          <w:rFonts w:asciiTheme="majorHAnsi" w:eastAsia="Cambria" w:hAnsiTheme="majorHAnsi" w:cstheme="majorBidi"/>
          <w:lang w:val="en-US"/>
        </w:rPr>
        <w:t>faculty advisor</w:t>
      </w:r>
      <w:r w:rsidRPr="000E0B69">
        <w:rPr>
          <w:rFonts w:asciiTheme="majorHAnsi" w:eastAsia="Cambria" w:hAnsiTheme="majorHAnsi" w:cstheme="majorBidi"/>
          <w:lang w:val="en-US"/>
        </w:rPr>
        <w:t xml:space="preserve"> The </w:t>
      </w:r>
      <w:r w:rsidR="002A3CA6">
        <w:rPr>
          <w:rFonts w:asciiTheme="majorHAnsi" w:eastAsia="Cambria" w:hAnsiTheme="majorHAnsi" w:cstheme="majorBidi"/>
          <w:lang w:val="en-US"/>
        </w:rPr>
        <w:t>faculty advisor</w:t>
      </w:r>
      <w:r w:rsidRPr="000E0B69">
        <w:rPr>
          <w:rFonts w:asciiTheme="majorHAnsi" w:eastAsia="Cambria" w:hAnsiTheme="majorHAnsi" w:cstheme="majorBidi"/>
          <w:lang w:val="en-US"/>
        </w:rPr>
        <w:t xml:space="preserve"> will meet with you and give you the opportunity to respond. If the violation stands, the course instructor will report it to the Office of Community Standards.</w:t>
      </w:r>
    </w:p>
    <w:p w14:paraId="2BF47E7C" w14:textId="7014B073" w:rsidR="00EE303B" w:rsidRPr="00444333" w:rsidRDefault="007F6629" w:rsidP="00444333">
      <w:pPr>
        <w:spacing w:before="180" w:after="180" w:line="240" w:lineRule="auto"/>
        <w:rPr>
          <w:rFonts w:asciiTheme="majorHAnsi" w:hAnsiTheme="majorHAnsi" w:cstheme="majorBidi"/>
          <w:lang w:val="en-US"/>
        </w:rPr>
      </w:pPr>
      <w:r w:rsidRPr="1E081391">
        <w:rPr>
          <w:rFonts w:asciiTheme="majorHAnsi" w:eastAsia="Cambria" w:hAnsiTheme="majorHAnsi" w:cstheme="majorBidi"/>
          <w:lang w:val="en-US"/>
        </w:rPr>
        <w:t xml:space="preserve">Bottom line, </w:t>
      </w:r>
      <w:r w:rsidRPr="000E0B69">
        <w:rPr>
          <w:rFonts w:asciiTheme="majorHAnsi" w:eastAsia="Cambria" w:hAnsiTheme="majorHAnsi" w:cstheme="majorBidi"/>
          <w:lang w:val="en-US"/>
        </w:rPr>
        <w:t>do not cheat, plagiarize, or facilitate</w:t>
      </w:r>
      <w:r w:rsidR="008A41D6">
        <w:rPr>
          <w:rFonts w:asciiTheme="majorHAnsi" w:eastAsia="Cambria" w:hAnsiTheme="majorHAnsi" w:cstheme="majorBidi"/>
          <w:lang w:val="en-US"/>
        </w:rPr>
        <w:t xml:space="preserve"> academic misconduct that violates academic integrity.</w:t>
      </w:r>
      <w:r w:rsidRPr="1E081391">
        <w:rPr>
          <w:rFonts w:asciiTheme="majorHAnsi" w:eastAsia="Cambria" w:hAnsiTheme="majorHAnsi" w:cstheme="majorBidi"/>
          <w:lang w:val="en-US"/>
        </w:rPr>
        <w:t xml:space="preserve"> It is </w:t>
      </w:r>
      <w:r w:rsidRPr="1E081391">
        <w:rPr>
          <w:rFonts w:asciiTheme="majorHAnsi" w:eastAsia="Cambria" w:hAnsiTheme="majorHAnsi" w:cstheme="majorBidi"/>
          <w:lang w:val="en-US"/>
        </w:rPr>
        <w:lastRenderedPageBreak/>
        <w:t>very important that you review the University’s</w:t>
      </w:r>
      <w:hyperlink r:id="rId7">
        <w:r w:rsidRPr="1E081391">
          <w:rPr>
            <w:rFonts w:asciiTheme="majorHAnsi" w:eastAsia="Cambria" w:hAnsiTheme="majorHAnsi" w:cstheme="majorBidi"/>
            <w:lang w:val="en-US"/>
          </w:rPr>
          <w:t xml:space="preserve"> </w:t>
        </w:r>
      </w:hyperlink>
      <w:hyperlink r:id="rId8">
        <w:r w:rsidRPr="1E081391">
          <w:rPr>
            <w:rFonts w:asciiTheme="majorHAnsi" w:eastAsia="Cambria" w:hAnsiTheme="majorHAnsi" w:cstheme="majorBidi"/>
            <w:color w:val="4F81BD" w:themeColor="accent1"/>
            <w:u w:val="single"/>
            <w:lang w:val="en-US"/>
          </w:rPr>
          <w:t>Academic Integrity Policy</w:t>
        </w:r>
      </w:hyperlink>
      <w:r w:rsidRPr="1E081391">
        <w:rPr>
          <w:rFonts w:asciiTheme="majorHAnsi" w:eastAsia="Cambria" w:hAnsiTheme="majorHAnsi" w:cstheme="majorBidi"/>
          <w:lang w:val="en-US"/>
        </w:rPr>
        <w:t>.</w:t>
      </w:r>
    </w:p>
    <w:p w14:paraId="1792DC3A" w14:textId="765CC458" w:rsidR="00001DEC" w:rsidRDefault="00001DEC" w:rsidP="00444333">
      <w:pPr>
        <w:pStyle w:val="Heading2"/>
      </w:pPr>
      <w:r>
        <w:t xml:space="preserve">Project </w:t>
      </w:r>
      <w:r w:rsidR="00444333">
        <w:t>Deliverables</w:t>
      </w:r>
    </w:p>
    <w:p w14:paraId="316B205D" w14:textId="77777777" w:rsidR="00143FCB" w:rsidRDefault="00143FCB" w:rsidP="00143FCB">
      <w:pPr>
        <w:spacing w:line="240" w:lineRule="auto"/>
      </w:pPr>
      <w:r>
        <w:t>The project work will unfold iteratively, with regular feedback loops. It will encompass:</w:t>
      </w:r>
    </w:p>
    <w:p w14:paraId="75C55744" w14:textId="7DB004FB" w:rsidR="00143FCB" w:rsidRDefault="00143FCB" w:rsidP="00143FCB">
      <w:pPr>
        <w:numPr>
          <w:ilvl w:val="0"/>
          <w:numId w:val="3"/>
        </w:numPr>
        <w:spacing w:line="240" w:lineRule="auto"/>
      </w:pPr>
      <w:r>
        <w:t>Research and development (R&amp;D) of computing artifacts that accomplish the project/thesis objectives</w:t>
      </w:r>
    </w:p>
    <w:p w14:paraId="2EB1B07C" w14:textId="06F98305" w:rsidR="00143FCB" w:rsidRDefault="00143FCB" w:rsidP="00143FCB">
      <w:pPr>
        <w:numPr>
          <w:ilvl w:val="0"/>
          <w:numId w:val="3"/>
        </w:numPr>
        <w:spacing w:line="240" w:lineRule="auto"/>
      </w:pPr>
      <w:r>
        <w:t xml:space="preserve">Writing of your project paper that describes your work and outcomes. </w:t>
      </w:r>
    </w:p>
    <w:p w14:paraId="4BD34E50" w14:textId="1D02296A" w:rsidR="00371BC0" w:rsidRDefault="00001DEC" w:rsidP="00143FCB">
      <w:pPr>
        <w:numPr>
          <w:ilvl w:val="0"/>
          <w:numId w:val="3"/>
        </w:numPr>
        <w:spacing w:line="240" w:lineRule="auto"/>
      </w:pPr>
      <w:r>
        <w:t>Public project presentation and demo.</w:t>
      </w:r>
    </w:p>
    <w:p w14:paraId="28DAC506" w14:textId="77777777" w:rsidR="00001DEC" w:rsidRDefault="00001DEC" w:rsidP="00001DEC">
      <w:pPr>
        <w:spacing w:line="240" w:lineRule="auto"/>
        <w:ind w:left="720"/>
      </w:pPr>
    </w:p>
    <w:p w14:paraId="4E5736CF" w14:textId="4AFF74F2" w:rsidR="00143FCB" w:rsidRDefault="00371BC0" w:rsidP="00371BC0">
      <w:pPr>
        <w:pStyle w:val="Heading2"/>
      </w:pPr>
      <w:r>
        <w:t>Check-in Meetings</w:t>
      </w:r>
    </w:p>
    <w:p w14:paraId="62AFAC5C" w14:textId="446769EB" w:rsidR="00D91847" w:rsidRDefault="00D91847" w:rsidP="00D91847">
      <w:pPr>
        <w:spacing w:line="240" w:lineRule="auto"/>
      </w:pPr>
      <w:r>
        <w:t xml:space="preserve">The course has </w:t>
      </w:r>
      <w:r w:rsidRPr="005D4371">
        <w:rPr>
          <w:b/>
          <w:bCs/>
        </w:rPr>
        <w:t>regular check-in</w:t>
      </w:r>
      <w:r>
        <w:rPr>
          <w:b/>
          <w:bCs/>
        </w:rPr>
        <w:t xml:space="preserve"> meetings</w:t>
      </w:r>
      <w:r>
        <w:t xml:space="preserve"> with your faculty advisor in which you:</w:t>
      </w:r>
    </w:p>
    <w:p w14:paraId="08742D20" w14:textId="77777777" w:rsidR="00D91847" w:rsidRDefault="00D91847" w:rsidP="00D91847">
      <w:pPr>
        <w:pStyle w:val="ListParagraph"/>
        <w:numPr>
          <w:ilvl w:val="0"/>
          <w:numId w:val="24"/>
        </w:numPr>
        <w:spacing w:line="240" w:lineRule="auto"/>
      </w:pPr>
      <w:r>
        <w:t>Report on progress since previous check-in meeting</w:t>
      </w:r>
    </w:p>
    <w:p w14:paraId="6BF3E716" w14:textId="77777777" w:rsidR="00D91847" w:rsidRDefault="00D91847" w:rsidP="00D91847">
      <w:pPr>
        <w:pStyle w:val="ListParagraph"/>
        <w:numPr>
          <w:ilvl w:val="0"/>
          <w:numId w:val="24"/>
        </w:numPr>
        <w:spacing w:line="240" w:lineRule="auto"/>
      </w:pPr>
      <w:r>
        <w:t>Identify roadblocks and consult on how to address the roadblocks</w:t>
      </w:r>
    </w:p>
    <w:p w14:paraId="06F51541" w14:textId="77777777" w:rsidR="00D91847" w:rsidRDefault="00D91847" w:rsidP="00D91847">
      <w:pPr>
        <w:pStyle w:val="ListParagraph"/>
        <w:numPr>
          <w:ilvl w:val="0"/>
          <w:numId w:val="24"/>
        </w:numPr>
        <w:spacing w:line="240" w:lineRule="auto"/>
      </w:pPr>
      <w:r>
        <w:t>Share work-in-progress and other artifacts</w:t>
      </w:r>
    </w:p>
    <w:p w14:paraId="033D256D" w14:textId="77777777" w:rsidR="00D91847" w:rsidRDefault="00D91847" w:rsidP="00D91847">
      <w:pPr>
        <w:pStyle w:val="ListParagraph"/>
        <w:numPr>
          <w:ilvl w:val="0"/>
          <w:numId w:val="24"/>
        </w:numPr>
        <w:spacing w:line="240" w:lineRule="auto"/>
      </w:pPr>
      <w:r>
        <w:t>Present and discuss the current state of the project, and</w:t>
      </w:r>
    </w:p>
    <w:p w14:paraId="269FFCBD" w14:textId="4E8B411F" w:rsidR="00D91847" w:rsidRPr="00D91847" w:rsidRDefault="00D91847" w:rsidP="00D91847">
      <w:pPr>
        <w:pStyle w:val="ListParagraph"/>
        <w:numPr>
          <w:ilvl w:val="0"/>
          <w:numId w:val="24"/>
        </w:numPr>
        <w:spacing w:line="240" w:lineRule="auto"/>
      </w:pPr>
      <w:r>
        <w:t xml:space="preserve">Plan your work for the next check-in. </w:t>
      </w:r>
    </w:p>
    <w:p w14:paraId="00000079" w14:textId="4992CCE5" w:rsidR="00293C7A" w:rsidRDefault="000F277C" w:rsidP="00284B29">
      <w:pPr>
        <w:pStyle w:val="Heading1"/>
        <w:pBdr>
          <w:top w:val="nil"/>
          <w:left w:val="nil"/>
          <w:bottom w:val="nil"/>
          <w:right w:val="nil"/>
          <w:between w:val="nil"/>
        </w:pBdr>
        <w:spacing w:line="240" w:lineRule="auto"/>
      </w:pPr>
      <w:bookmarkStart w:id="11" w:name="_5kgtxxw8bksi" w:colFirst="0" w:colLast="0"/>
      <w:bookmarkStart w:id="12" w:name="_342ie6egt5kv" w:colFirst="0" w:colLast="0"/>
      <w:bookmarkStart w:id="13" w:name="_4jy9sa7zpa83" w:colFirst="0" w:colLast="0"/>
      <w:bookmarkEnd w:id="11"/>
      <w:bookmarkEnd w:id="12"/>
      <w:bookmarkEnd w:id="13"/>
      <w:r>
        <w:t>ADVISING AND SUPPORT</w:t>
      </w:r>
      <w:bookmarkStart w:id="14" w:name="_e7hd6tfit36y" w:colFirst="0" w:colLast="0"/>
      <w:bookmarkStart w:id="15" w:name="_fovm50bywhvs" w:colFirst="0" w:colLast="0"/>
      <w:bookmarkEnd w:id="14"/>
      <w:bookmarkEnd w:id="15"/>
    </w:p>
    <w:p w14:paraId="3A38C487" w14:textId="5405DD42" w:rsidR="00E85C12" w:rsidRDefault="00AA4B7C" w:rsidP="00E85C12">
      <w:pPr>
        <w:shd w:val="clear" w:color="auto" w:fill="FFFFFF"/>
        <w:spacing w:line="240" w:lineRule="auto"/>
      </w:pPr>
      <w:r>
        <w:t xml:space="preserve">Your faculty advisor will </w:t>
      </w:r>
      <w:r w:rsidR="00ED6D1F">
        <w:t xml:space="preserve">guide you through the entire process of working on your project, and support you </w:t>
      </w:r>
      <w:r w:rsidR="0024427E">
        <w:t xml:space="preserve">in the following </w:t>
      </w:r>
      <w:r w:rsidR="0024427E" w:rsidRPr="0024427E">
        <w:rPr>
          <w:b/>
          <w:bCs/>
        </w:rPr>
        <w:t>research and development (R&amp;D)</w:t>
      </w:r>
      <w:r w:rsidR="0024427E">
        <w:t xml:space="preserve"> activities:</w:t>
      </w:r>
    </w:p>
    <w:p w14:paraId="0000007A" w14:textId="1F751EEA" w:rsidR="00293C7A" w:rsidRDefault="000F277C">
      <w:pPr>
        <w:numPr>
          <w:ilvl w:val="0"/>
          <w:numId w:val="14"/>
        </w:numPr>
        <w:shd w:val="clear" w:color="auto" w:fill="FFFFFF"/>
        <w:spacing w:line="240" w:lineRule="auto"/>
      </w:pPr>
      <w:r>
        <w:t>Define the goal, objectives, scope, and outcomes of your project</w:t>
      </w:r>
    </w:p>
    <w:p w14:paraId="0000007C" w14:textId="77777777" w:rsidR="00293C7A" w:rsidRDefault="000F277C">
      <w:pPr>
        <w:numPr>
          <w:ilvl w:val="0"/>
          <w:numId w:val="14"/>
        </w:numPr>
        <w:shd w:val="clear" w:color="auto" w:fill="FFFFFF"/>
        <w:spacing w:line="240" w:lineRule="auto"/>
      </w:pPr>
      <w:r>
        <w:t>Identify and use appropriate methods and tools</w:t>
      </w:r>
    </w:p>
    <w:p w14:paraId="23EB2152" w14:textId="6CEC5E6B" w:rsidR="0073691D" w:rsidRDefault="00186171" w:rsidP="0073691D">
      <w:pPr>
        <w:numPr>
          <w:ilvl w:val="0"/>
          <w:numId w:val="14"/>
        </w:numPr>
        <w:shd w:val="clear" w:color="auto" w:fill="FFFFFF"/>
        <w:spacing w:line="240" w:lineRule="auto"/>
      </w:pPr>
      <w:r>
        <w:t>Write</w:t>
      </w:r>
      <w:r>
        <w:rPr>
          <w:b/>
        </w:rPr>
        <w:t xml:space="preserve"> </w:t>
      </w:r>
      <w:r w:rsidRPr="0024427E">
        <w:rPr>
          <w:bCs/>
        </w:rPr>
        <w:t>drafts of the project paper</w:t>
      </w:r>
      <w:r>
        <w:rPr>
          <w:b/>
        </w:rPr>
        <w:t xml:space="preserve"> </w:t>
      </w:r>
      <w:r>
        <w:t>iteratively, from one-page outline to the first full draft and to the "almost final" draft</w:t>
      </w:r>
    </w:p>
    <w:p w14:paraId="0000007F" w14:textId="77777777" w:rsidR="00293C7A" w:rsidRDefault="000F277C">
      <w:pPr>
        <w:numPr>
          <w:ilvl w:val="0"/>
          <w:numId w:val="14"/>
        </w:numPr>
        <w:shd w:val="clear" w:color="auto" w:fill="FFFFFF"/>
        <w:spacing w:line="240" w:lineRule="auto"/>
      </w:pPr>
      <w:r>
        <w:t>Review project/thesis artifacts and project paper/thesis drafts and final version</w:t>
      </w:r>
    </w:p>
    <w:p w14:paraId="479AE148" w14:textId="77777777" w:rsidR="008B2A07" w:rsidRDefault="008B2A07" w:rsidP="008B2A07">
      <w:pPr>
        <w:numPr>
          <w:ilvl w:val="0"/>
          <w:numId w:val="14"/>
        </w:numPr>
        <w:shd w:val="clear" w:color="auto" w:fill="FFFFFF"/>
        <w:spacing w:line="240" w:lineRule="auto"/>
      </w:pPr>
      <w:r>
        <w:t xml:space="preserve">Use </w:t>
      </w:r>
      <w:r w:rsidRPr="0024427E">
        <w:rPr>
          <w:bCs/>
        </w:rPr>
        <w:t>effective tools</w:t>
      </w:r>
      <w:r>
        <w:t xml:space="preserve"> to support the test-driven and incremental process of:</w:t>
      </w:r>
    </w:p>
    <w:p w14:paraId="1BC162CC" w14:textId="315AAF0E" w:rsidR="008B2A07" w:rsidRDefault="008B2A07" w:rsidP="008B2A07">
      <w:pPr>
        <w:numPr>
          <w:ilvl w:val="1"/>
          <w:numId w:val="14"/>
        </w:numPr>
        <w:shd w:val="clear" w:color="auto" w:fill="FFFFFF"/>
        <w:spacing w:line="240" w:lineRule="auto"/>
      </w:pPr>
      <w:r>
        <w:t>Managing your project</w:t>
      </w:r>
      <w:r w:rsidR="0024427E">
        <w:t xml:space="preserve"> </w:t>
      </w:r>
      <w:r>
        <w:t xml:space="preserve">work activities using the </w:t>
      </w:r>
      <w:r w:rsidRPr="0024427E">
        <w:rPr>
          <w:bCs/>
        </w:rPr>
        <w:t>GitHub project board</w:t>
      </w:r>
    </w:p>
    <w:p w14:paraId="64F7E534" w14:textId="319DF9EC" w:rsidR="008B2A07" w:rsidRDefault="008B2A07" w:rsidP="008B2A07">
      <w:pPr>
        <w:numPr>
          <w:ilvl w:val="1"/>
          <w:numId w:val="14"/>
        </w:numPr>
        <w:shd w:val="clear" w:color="auto" w:fill="FFFFFF"/>
        <w:spacing w:line="240" w:lineRule="auto"/>
      </w:pPr>
      <w:r>
        <w:t xml:space="preserve">Progressively documenting your work while drafting the project paper </w:t>
      </w:r>
      <w:r w:rsidR="0076265F">
        <w:t xml:space="preserve">using </w:t>
      </w:r>
      <w:r w:rsidR="0076265F" w:rsidRPr="0024427E">
        <w:t>OneDriv</w:t>
      </w:r>
      <w:r w:rsidR="00B6715D" w:rsidRPr="0024427E">
        <w:t xml:space="preserve">e </w:t>
      </w:r>
      <w:r w:rsidR="00B6715D">
        <w:t>folder dedicated to the project work</w:t>
      </w:r>
    </w:p>
    <w:p w14:paraId="3274D84D" w14:textId="4102F9CA" w:rsidR="008B2A07" w:rsidRDefault="008B2A07" w:rsidP="008B2A07">
      <w:pPr>
        <w:numPr>
          <w:ilvl w:val="1"/>
          <w:numId w:val="14"/>
        </w:numPr>
        <w:shd w:val="clear" w:color="auto" w:fill="FFFFFF"/>
        <w:spacing w:line="240" w:lineRule="auto"/>
      </w:pPr>
      <w:r>
        <w:t xml:space="preserve">Give a </w:t>
      </w:r>
      <w:r w:rsidRPr="0024427E">
        <w:rPr>
          <w:bCs/>
        </w:rPr>
        <w:t>presentatio</w:t>
      </w:r>
      <w:r>
        <w:rPr>
          <w:b/>
        </w:rPr>
        <w:t>n</w:t>
      </w:r>
      <w:r>
        <w:t xml:space="preserve"> of your project to peers, faculty advisors, committee members, and other guests in the second to last week of the term.</w:t>
      </w:r>
    </w:p>
    <w:p w14:paraId="009844B6" w14:textId="04B96CFC" w:rsidR="004B202B" w:rsidRDefault="000F277C" w:rsidP="004B202B">
      <w:pPr>
        <w:numPr>
          <w:ilvl w:val="0"/>
          <w:numId w:val="14"/>
        </w:numPr>
        <w:shd w:val="clear" w:color="auto" w:fill="FFFFFF"/>
        <w:spacing w:line="240" w:lineRule="auto"/>
      </w:pPr>
      <w:r>
        <w:t>Evaluate your overall achievements in the course.</w:t>
      </w:r>
    </w:p>
    <w:p w14:paraId="0000008B" w14:textId="77777777" w:rsidR="00293C7A" w:rsidRDefault="00293C7A">
      <w:pPr>
        <w:shd w:val="clear" w:color="auto" w:fill="FFFFFF"/>
        <w:spacing w:line="240" w:lineRule="auto"/>
      </w:pPr>
      <w:bookmarkStart w:id="16" w:name="_xi2g34bekamu" w:colFirst="0" w:colLast="0"/>
      <w:bookmarkEnd w:id="16"/>
    </w:p>
    <w:p w14:paraId="0000008C" w14:textId="4B09AD70" w:rsidR="00293C7A" w:rsidRDefault="000F277C">
      <w:pPr>
        <w:pStyle w:val="Heading2"/>
        <w:shd w:val="clear" w:color="auto" w:fill="FFFFFF"/>
        <w:spacing w:line="240" w:lineRule="auto"/>
      </w:pPr>
      <w:bookmarkStart w:id="17" w:name="_tjeetb4uhv0o" w:colFirst="0" w:colLast="0"/>
      <w:bookmarkEnd w:id="17"/>
      <w:r>
        <w:t>Project</w:t>
      </w:r>
      <w:r w:rsidR="00B6715D">
        <w:t xml:space="preserve"> </w:t>
      </w:r>
      <w:r>
        <w:t>Topic Selection</w:t>
      </w:r>
    </w:p>
    <w:p w14:paraId="0000008D" w14:textId="338DF345" w:rsidR="00293C7A" w:rsidRDefault="000F277C">
      <w:pPr>
        <w:shd w:val="clear" w:color="auto" w:fill="FFFFFF"/>
        <w:spacing w:line="240" w:lineRule="auto"/>
      </w:pPr>
      <w:r>
        <w:t>The project</w:t>
      </w:r>
      <w:r w:rsidR="00B6715D">
        <w:t xml:space="preserve"> </w:t>
      </w:r>
      <w:r>
        <w:t>topic, overarching goal, scope, and expected outcomes are determined by you and your faculty advisor based on:</w:t>
      </w:r>
    </w:p>
    <w:p w14:paraId="0000008E" w14:textId="77777777" w:rsidR="00293C7A" w:rsidRDefault="000F277C">
      <w:pPr>
        <w:numPr>
          <w:ilvl w:val="0"/>
          <w:numId w:val="7"/>
        </w:numPr>
        <w:shd w:val="clear" w:color="auto" w:fill="FFFFFF"/>
        <w:spacing w:line="240" w:lineRule="auto"/>
      </w:pPr>
      <w:r>
        <w:t>Your interest, professional experience, and level of preparation and readiness</w:t>
      </w:r>
    </w:p>
    <w:p w14:paraId="00000090" w14:textId="198D9609" w:rsidR="00293C7A" w:rsidRDefault="000F277C" w:rsidP="00B6715D">
      <w:pPr>
        <w:numPr>
          <w:ilvl w:val="0"/>
          <w:numId w:val="7"/>
        </w:numPr>
        <w:shd w:val="clear" w:color="auto" w:fill="FFFFFF"/>
        <w:spacing w:line="240" w:lineRule="auto"/>
      </w:pPr>
      <w:r>
        <w:t xml:space="preserve">Expertise and research program of your advisor. </w:t>
      </w:r>
    </w:p>
    <w:p w14:paraId="00000092" w14:textId="77777777" w:rsidR="00293C7A" w:rsidRDefault="00293C7A">
      <w:pPr>
        <w:shd w:val="clear" w:color="auto" w:fill="FFFFFF"/>
        <w:spacing w:line="240" w:lineRule="auto"/>
      </w:pPr>
    </w:p>
    <w:p w14:paraId="00000093" w14:textId="77777777" w:rsidR="00293C7A" w:rsidRDefault="000F277C">
      <w:pPr>
        <w:pStyle w:val="Heading2"/>
        <w:shd w:val="clear" w:color="auto" w:fill="FFFFFF"/>
        <w:spacing w:line="240" w:lineRule="auto"/>
      </w:pPr>
      <w:bookmarkStart w:id="18" w:name="_slcmk9gyz3jl" w:colFirst="0" w:colLast="0"/>
      <w:bookmarkEnd w:id="18"/>
      <w:r>
        <w:t>Evaluation</w:t>
      </w:r>
    </w:p>
    <w:p w14:paraId="00000094" w14:textId="79449B0C" w:rsidR="00293C7A" w:rsidRDefault="000F277C">
      <w:pPr>
        <w:shd w:val="clear" w:color="auto" w:fill="FFFFFF"/>
        <w:spacing w:line="240" w:lineRule="auto"/>
      </w:pPr>
      <w:r>
        <w:t>Upon successful completion of your project, your advisor will evaluate your project</w:t>
      </w:r>
      <w:r w:rsidR="0027162E">
        <w:t xml:space="preserve"> and</w:t>
      </w:r>
      <w:r>
        <w:t xml:space="preserve"> submit the final letter grade</w:t>
      </w:r>
      <w:r w:rsidR="0027162E">
        <w:t xml:space="preserve"> in </w:t>
      </w:r>
      <w:proofErr w:type="spellStart"/>
      <w:r w:rsidR="0027162E">
        <w:t>WebCat</w:t>
      </w:r>
      <w:proofErr w:type="spellEnd"/>
      <w:r>
        <w:t>.</w:t>
      </w:r>
    </w:p>
    <w:p w14:paraId="00000095" w14:textId="77777777" w:rsidR="00293C7A" w:rsidRDefault="00293C7A">
      <w:pPr>
        <w:shd w:val="clear" w:color="auto" w:fill="FFFFFF"/>
        <w:spacing w:line="240" w:lineRule="auto"/>
      </w:pPr>
    </w:p>
    <w:p w14:paraId="0A185FEF" w14:textId="77777777" w:rsidR="00921C07" w:rsidRDefault="00921C07" w:rsidP="00921C07">
      <w:pPr>
        <w:shd w:val="clear" w:color="auto" w:fill="FFFFFF"/>
        <w:spacing w:line="240" w:lineRule="auto"/>
      </w:pPr>
      <w:r>
        <w:t xml:space="preserve">If no or insufficient progress is made with your work, your advisor will submit an F grade, and you will need to retake and pass the course </w:t>
      </w:r>
      <w:proofErr w:type="gramStart"/>
      <w:r>
        <w:t>in order to</w:t>
      </w:r>
      <w:proofErr w:type="gramEnd"/>
      <w:r>
        <w:t xml:space="preserve"> fulfill the program requirements. </w:t>
      </w:r>
    </w:p>
    <w:p w14:paraId="4C085C9B" w14:textId="77777777" w:rsidR="00921C07" w:rsidRDefault="00921C07">
      <w:pPr>
        <w:shd w:val="clear" w:color="auto" w:fill="FFFFFF"/>
        <w:spacing w:line="240" w:lineRule="auto"/>
      </w:pPr>
    </w:p>
    <w:p w14:paraId="00000097" w14:textId="23CF5838" w:rsidR="00293C7A" w:rsidRDefault="000F277C">
      <w:pPr>
        <w:shd w:val="clear" w:color="auto" w:fill="FFFFFF"/>
        <w:spacing w:line="240" w:lineRule="auto"/>
      </w:pPr>
      <w:r>
        <w:t>If you make progress with the project</w:t>
      </w:r>
      <w:r w:rsidR="0027162E">
        <w:t xml:space="preserve"> </w:t>
      </w:r>
      <w:r>
        <w:t>work</w:t>
      </w:r>
      <w:r w:rsidR="0027162E">
        <w:t>,</w:t>
      </w:r>
      <w:r>
        <w:t xml:space="preserve"> but </w:t>
      </w:r>
      <w:r w:rsidR="0027162E">
        <w:t xml:space="preserve">you </w:t>
      </w:r>
      <w:r>
        <w:t xml:space="preserve">don't finalize it at the end of the term, your advisor will submit an IA grade (meaning that you will continue your work the following semester). To continue and complete the project/thesis in the following semester you will enroll in the </w:t>
      </w:r>
      <w:r>
        <w:rPr>
          <w:b/>
        </w:rPr>
        <w:t>GRAD 900 Continuing Research</w:t>
      </w:r>
      <w:r>
        <w:t xml:space="preserve"> </w:t>
      </w:r>
      <w:r>
        <w:lastRenderedPageBreak/>
        <w:t xml:space="preserve">course with the approval of your advisor. The GRAD 900 course carries no </w:t>
      </w:r>
      <w:r w:rsidR="001B170D">
        <w:t>credit but</w:t>
      </w:r>
      <w:r>
        <w:t xml:space="preserve"> ensures that you will receive advising and feedback from your advisor. </w:t>
      </w:r>
    </w:p>
    <w:p w14:paraId="000000AD" w14:textId="2F33F13F" w:rsidR="00293C7A" w:rsidRDefault="00D33FA0" w:rsidP="00284B29">
      <w:pPr>
        <w:pStyle w:val="Heading1"/>
        <w:pBdr>
          <w:top w:val="nil"/>
          <w:left w:val="nil"/>
          <w:bottom w:val="nil"/>
          <w:right w:val="nil"/>
          <w:between w:val="nil"/>
        </w:pBdr>
        <w:spacing w:after="0" w:line="240" w:lineRule="auto"/>
      </w:pPr>
      <w:bookmarkStart w:id="19" w:name="_fb6sjo66ao87" w:colFirst="0" w:colLast="0"/>
      <w:bookmarkEnd w:id="19"/>
      <w:r>
        <w:t>COURSE REQUIREMENTS</w:t>
      </w:r>
      <w:bookmarkStart w:id="20" w:name="_nr5rehyom9w" w:colFirst="0" w:colLast="0"/>
      <w:bookmarkEnd w:id="20"/>
    </w:p>
    <w:p w14:paraId="000000B2" w14:textId="2F0BD7A6" w:rsidR="00293C7A" w:rsidRDefault="007B07C2">
      <w:pPr>
        <w:pStyle w:val="Heading2"/>
        <w:spacing w:line="240" w:lineRule="auto"/>
      </w:pPr>
      <w:bookmarkStart w:id="21" w:name="_ot7p9z8hpmc3"/>
      <w:bookmarkEnd w:id="21"/>
      <w:r>
        <w:t>Communication</w:t>
      </w:r>
      <w:r w:rsidR="001B170D">
        <w:t xml:space="preserve"> </w:t>
      </w:r>
      <w:r w:rsidR="4C3F7C42">
        <w:t>(1</w:t>
      </w:r>
      <w:r w:rsidR="006B6692">
        <w:t>0</w:t>
      </w:r>
      <w:r w:rsidR="4C3F7C42">
        <w:t>%)</w:t>
      </w:r>
    </w:p>
    <w:p w14:paraId="000000B3" w14:textId="7752A8DB" w:rsidR="00293C7A" w:rsidRDefault="000F277C">
      <w:pPr>
        <w:spacing w:line="240" w:lineRule="auto"/>
      </w:pPr>
      <w:r>
        <w:t>The course semester has 15 weeks with</w:t>
      </w:r>
      <w:r>
        <w:rPr>
          <w:b/>
        </w:rPr>
        <w:t xml:space="preserve"> </w:t>
      </w:r>
      <w:r w:rsidR="001B170D">
        <w:rPr>
          <w:b/>
        </w:rPr>
        <w:t>regular check-in meetings</w:t>
      </w:r>
      <w:r w:rsidR="001B170D">
        <w:rPr>
          <w:bCs/>
        </w:rPr>
        <w:t xml:space="preserve"> with your faculty advisor</w:t>
      </w:r>
      <w:r>
        <w:t xml:space="preserve">. These meetings are structured to create a learning environment supportive of your project work. Your responsibility is to be on time, </w:t>
      </w:r>
      <w:r w:rsidR="001B170D">
        <w:t>come prepared</w:t>
      </w:r>
      <w:r>
        <w:t xml:space="preserve">, share your progress, ask questions, </w:t>
      </w:r>
      <w:r w:rsidR="001B170D">
        <w:t>present and discuss issues, document progress, and keep the evidence of your work well organized.</w:t>
      </w:r>
    </w:p>
    <w:p w14:paraId="000000B4" w14:textId="77777777" w:rsidR="00293C7A" w:rsidRDefault="00293C7A">
      <w:pPr>
        <w:pStyle w:val="Heading2"/>
        <w:spacing w:line="240" w:lineRule="auto"/>
      </w:pPr>
      <w:bookmarkStart w:id="22" w:name="_w2c9ilshbje8" w:colFirst="0" w:colLast="0"/>
      <w:bookmarkEnd w:id="22"/>
    </w:p>
    <w:p w14:paraId="000000B5" w14:textId="1BC8F372" w:rsidR="00293C7A" w:rsidRDefault="000F277C">
      <w:pPr>
        <w:pStyle w:val="Heading2"/>
        <w:spacing w:line="240" w:lineRule="auto"/>
      </w:pPr>
      <w:bookmarkStart w:id="23" w:name="_w5gker508e5m" w:colFirst="0" w:colLast="0"/>
      <w:bookmarkEnd w:id="23"/>
      <w:r>
        <w:t>Writing Artifacts (</w:t>
      </w:r>
      <w:r w:rsidR="006B6692">
        <w:t>20</w:t>
      </w:r>
      <w:r>
        <w:t>%)</w:t>
      </w:r>
    </w:p>
    <w:p w14:paraId="000000B6" w14:textId="77777777" w:rsidR="00293C7A" w:rsidRDefault="000F277C">
      <w:pPr>
        <w:spacing w:line="240" w:lineRule="auto"/>
      </w:pPr>
      <w:r>
        <w:t>Writing and revising drafts of your project paper or thesis manuscript is an iterative process with three milestones:</w:t>
      </w:r>
    </w:p>
    <w:p w14:paraId="000000B7" w14:textId="77777777" w:rsidR="00293C7A" w:rsidRDefault="000F277C">
      <w:pPr>
        <w:numPr>
          <w:ilvl w:val="0"/>
          <w:numId w:val="16"/>
        </w:numPr>
        <w:spacing w:line="240" w:lineRule="auto"/>
      </w:pPr>
      <w:r>
        <w:t>Outline (5%)</w:t>
      </w:r>
    </w:p>
    <w:p w14:paraId="000000B8" w14:textId="77777777" w:rsidR="00293C7A" w:rsidRDefault="000F277C">
      <w:pPr>
        <w:numPr>
          <w:ilvl w:val="0"/>
          <w:numId w:val="16"/>
        </w:numPr>
        <w:spacing w:line="240" w:lineRule="auto"/>
      </w:pPr>
      <w:r>
        <w:t>First draft (5%)</w:t>
      </w:r>
    </w:p>
    <w:p w14:paraId="000000B9" w14:textId="72CD7C84" w:rsidR="00293C7A" w:rsidRDefault="000F277C">
      <w:pPr>
        <w:numPr>
          <w:ilvl w:val="0"/>
          <w:numId w:val="16"/>
        </w:numPr>
        <w:spacing w:line="240" w:lineRule="auto"/>
      </w:pPr>
      <w:r>
        <w:t>Almost final draft (</w:t>
      </w:r>
      <w:r w:rsidR="006E201F">
        <w:t>10</w:t>
      </w:r>
      <w:r>
        <w:t xml:space="preserve">%) </w:t>
      </w:r>
    </w:p>
    <w:p w14:paraId="000000BA" w14:textId="1B38C84B" w:rsidR="00293C7A" w:rsidRDefault="000F277C">
      <w:pPr>
        <w:spacing w:line="240" w:lineRule="auto"/>
      </w:pPr>
      <w:r>
        <w:t xml:space="preserve">You'll develop these drafts using </w:t>
      </w:r>
      <w:r w:rsidR="00613C78">
        <w:t>a</w:t>
      </w:r>
      <w:r>
        <w:t xml:space="preserve"> </w:t>
      </w:r>
      <w:r w:rsidR="006E201F">
        <w:rPr>
          <w:b/>
        </w:rPr>
        <w:t xml:space="preserve">OneDrive </w:t>
      </w:r>
      <w:r w:rsidR="006E201F">
        <w:t>folder</w:t>
      </w:r>
      <w:r>
        <w:t xml:space="preserve"> set up for your project paper</w:t>
      </w:r>
      <w:r w:rsidR="00113FFE">
        <w:t xml:space="preserve"> materials</w:t>
      </w:r>
      <w:r>
        <w:t xml:space="preserve">. The </w:t>
      </w:r>
      <w:r w:rsidR="00613C78">
        <w:t>faculty advisor</w:t>
      </w:r>
      <w:r>
        <w:t xml:space="preserve"> will guide you through this writing process and evaluate the three instances of drafting your project paper</w:t>
      </w:r>
      <w:r w:rsidR="00613C78">
        <w:t xml:space="preserve"> </w:t>
      </w:r>
      <w:r>
        <w:t xml:space="preserve">manuscript. </w:t>
      </w:r>
    </w:p>
    <w:p w14:paraId="000000BB" w14:textId="77777777" w:rsidR="00293C7A" w:rsidRDefault="00293C7A"/>
    <w:p w14:paraId="000000BC" w14:textId="77777777" w:rsidR="00293C7A" w:rsidRDefault="000F277C">
      <w:pPr>
        <w:pStyle w:val="Heading2"/>
        <w:spacing w:line="240" w:lineRule="auto"/>
      </w:pPr>
      <w:bookmarkStart w:id="24" w:name="_dm7n7c8hk3te" w:colFirst="0" w:colLast="0"/>
      <w:bookmarkEnd w:id="24"/>
      <w:r>
        <w:t>Work Progress (10%)</w:t>
      </w:r>
    </w:p>
    <w:p w14:paraId="000000BD" w14:textId="727EDBC1" w:rsidR="00293C7A" w:rsidRDefault="000F277C">
      <w:pPr>
        <w:spacing w:line="240" w:lineRule="auto"/>
      </w:pPr>
      <w:r>
        <w:t xml:space="preserve">Weekly progress documented using </w:t>
      </w:r>
      <w:r>
        <w:rPr>
          <w:b/>
        </w:rPr>
        <w:t>GitHub</w:t>
      </w:r>
      <w:r w:rsidR="00113FFE">
        <w:rPr>
          <w:b/>
        </w:rPr>
        <w:t xml:space="preserve"> </w:t>
      </w:r>
      <w:r>
        <w:rPr>
          <w:b/>
        </w:rPr>
        <w:t xml:space="preserve">project board </w:t>
      </w:r>
      <w:r>
        <w:t>will help you plan your work, prepare for your meetings with your faculty advisor, and manage project development activities. Your faculty advisor</w:t>
      </w:r>
      <w:r w:rsidR="0046032D">
        <w:t xml:space="preserve"> </w:t>
      </w:r>
      <w:r>
        <w:t xml:space="preserve">will assess your work progress. </w:t>
      </w:r>
    </w:p>
    <w:p w14:paraId="000000BE" w14:textId="77777777" w:rsidR="00293C7A" w:rsidRDefault="00293C7A">
      <w:pPr>
        <w:spacing w:line="240" w:lineRule="auto"/>
      </w:pPr>
    </w:p>
    <w:p w14:paraId="000000BF" w14:textId="77777777" w:rsidR="00293C7A" w:rsidRDefault="000F277C">
      <w:pPr>
        <w:pStyle w:val="Heading2"/>
      </w:pPr>
      <w:bookmarkStart w:id="25" w:name="_xq6ppivdlibj" w:colFirst="0" w:colLast="0"/>
      <w:bookmarkEnd w:id="25"/>
      <w:r>
        <w:t>Presentation (10%)</w:t>
      </w:r>
    </w:p>
    <w:p w14:paraId="000000C0" w14:textId="082E725E" w:rsidR="00293C7A" w:rsidRDefault="000F277C">
      <w:pPr>
        <w:spacing w:line="240" w:lineRule="auto"/>
      </w:pPr>
      <w:r>
        <w:t xml:space="preserve">You'll present your master’s project to your peers, </w:t>
      </w:r>
      <w:r w:rsidR="0046032D">
        <w:t>computing faculty</w:t>
      </w:r>
      <w:r>
        <w:t>, and other guests. Presentations are open to the public and announced to the department community. A presentation announcement includes project</w:t>
      </w:r>
      <w:r w:rsidR="001F5883">
        <w:t xml:space="preserve"> </w:t>
      </w:r>
      <w:r>
        <w:t xml:space="preserve">title and author, presentation date, location, and abstract. Copies of the announcement are posted on the 1st floor and communicated via email to all graduate students and department faculty members. </w:t>
      </w:r>
    </w:p>
    <w:p w14:paraId="000000C1" w14:textId="77777777" w:rsidR="00293C7A" w:rsidRDefault="00293C7A">
      <w:pPr>
        <w:spacing w:line="240" w:lineRule="auto"/>
      </w:pPr>
    </w:p>
    <w:p w14:paraId="000000C2" w14:textId="77777777" w:rsidR="00293C7A" w:rsidRDefault="000F277C">
      <w:pPr>
        <w:pStyle w:val="Heading2"/>
      </w:pPr>
      <w:bookmarkStart w:id="26" w:name="_d56cpj1ewl3m" w:colFirst="0" w:colLast="0"/>
      <w:bookmarkEnd w:id="26"/>
      <w:r>
        <w:t>Computing Artifacts (20%)</w:t>
      </w:r>
    </w:p>
    <w:p w14:paraId="000000C3" w14:textId="4A7BB56C" w:rsidR="00293C7A" w:rsidRDefault="000F277C">
      <w:pPr>
        <w:spacing w:line="240" w:lineRule="auto"/>
      </w:pPr>
      <w:r>
        <w:t xml:space="preserve">The </w:t>
      </w:r>
      <w:r>
        <w:rPr>
          <w:b/>
        </w:rPr>
        <w:t>GitHub</w:t>
      </w:r>
      <w:r>
        <w:t xml:space="preserve"> org associated with this course, </w:t>
      </w:r>
      <w:hyperlink r:id="rId9">
        <w:r>
          <w:rPr>
            <w:color w:val="1155CC"/>
            <w:u w:val="single"/>
          </w:rPr>
          <w:t>https://github.com/master-projects-theses</w:t>
        </w:r>
      </w:hyperlink>
      <w:r>
        <w:t xml:space="preserve">. hosts the remote repositories of the project/thesis computing artifacts you develop and manage using the GitHub platform tools (e.g., Kanban project board, issue tracker) and </w:t>
      </w:r>
      <w:r>
        <w:rPr>
          <w:b/>
        </w:rPr>
        <w:t>git feature branch workflow</w:t>
      </w:r>
      <w:r>
        <w:t xml:space="preserve">. Your faculty advisor will evaluate this component of your project. </w:t>
      </w:r>
    </w:p>
    <w:p w14:paraId="000000C4" w14:textId="77777777" w:rsidR="00293C7A" w:rsidRDefault="00293C7A">
      <w:pPr>
        <w:spacing w:line="240" w:lineRule="auto"/>
      </w:pPr>
    </w:p>
    <w:p w14:paraId="000000C5" w14:textId="77777777" w:rsidR="00293C7A" w:rsidRDefault="000F277C">
      <w:pPr>
        <w:pStyle w:val="Heading2"/>
        <w:spacing w:line="240" w:lineRule="auto"/>
      </w:pPr>
      <w:bookmarkStart w:id="27" w:name="_e4kbzgsywm49" w:colFirst="0" w:colLast="0"/>
      <w:bookmarkEnd w:id="27"/>
      <w:r>
        <w:t>Project Paper or Thesis Manuscript (30%)</w:t>
      </w:r>
    </w:p>
    <w:p w14:paraId="452F4BE8" w14:textId="725D20D7" w:rsidR="00E15EDC" w:rsidRPr="00E15EDC" w:rsidRDefault="00E15EDC" w:rsidP="00E15EDC">
      <w:r>
        <w:t xml:space="preserve">Detailed guidelines will be shared based on the feedback provided to the </w:t>
      </w:r>
      <w:r w:rsidR="00B80A4A">
        <w:t xml:space="preserve">paper drafts (outline, first draft, and “almost done draft”). </w:t>
      </w:r>
    </w:p>
    <w:p w14:paraId="000000CA" w14:textId="77777777" w:rsidR="00293C7A" w:rsidRDefault="000F277C">
      <w:pPr>
        <w:pStyle w:val="Heading1"/>
        <w:spacing w:line="240" w:lineRule="auto"/>
      </w:pPr>
      <w:bookmarkStart w:id="28" w:name="_v0lyz9hu5myn" w:colFirst="0" w:colLast="0"/>
      <w:bookmarkStart w:id="29" w:name="_d6ftc5mcrnyd" w:colFirst="0" w:colLast="0"/>
      <w:bookmarkEnd w:id="28"/>
      <w:bookmarkEnd w:id="29"/>
      <w:r>
        <w:t xml:space="preserve">GRADING </w:t>
      </w:r>
    </w:p>
    <w:p w14:paraId="02A94B04" w14:textId="77777777" w:rsidR="00D623D0" w:rsidRDefault="00D623D0" w:rsidP="00D623D0">
      <w:r>
        <w:t xml:space="preserve">To evaluate your achievement in this course, the following evidence is </w:t>
      </w:r>
      <w:proofErr w:type="gramStart"/>
      <w:r>
        <w:t>taken into account</w:t>
      </w:r>
      <w:proofErr w:type="gramEnd"/>
      <w:r>
        <w:t>:</w:t>
      </w:r>
    </w:p>
    <w:p w14:paraId="000000CD" w14:textId="7022417A" w:rsidR="00293C7A" w:rsidRDefault="00CC34C8">
      <w:pPr>
        <w:numPr>
          <w:ilvl w:val="0"/>
          <w:numId w:val="23"/>
        </w:numPr>
        <w:spacing w:line="240" w:lineRule="auto"/>
      </w:pPr>
      <w:r>
        <w:rPr>
          <w:b/>
          <w:bCs/>
        </w:rPr>
        <w:t>P</w:t>
      </w:r>
      <w:r w:rsidR="4C3F7C42" w:rsidRPr="4C3F7C42">
        <w:rPr>
          <w:b/>
          <w:bCs/>
        </w:rPr>
        <w:t xml:space="preserve">articipation </w:t>
      </w:r>
      <w:r w:rsidR="4C3F7C42">
        <w:t>(1</w:t>
      </w:r>
      <w:r w:rsidR="5119AA57">
        <w:t>5</w:t>
      </w:r>
      <w:r w:rsidR="4C3F7C42">
        <w:t>%)</w:t>
      </w:r>
    </w:p>
    <w:p w14:paraId="000000CE" w14:textId="0AD9AACF" w:rsidR="00293C7A" w:rsidRDefault="000F277C">
      <w:pPr>
        <w:numPr>
          <w:ilvl w:val="0"/>
          <w:numId w:val="23"/>
        </w:numPr>
        <w:spacing w:line="240" w:lineRule="auto"/>
        <w:rPr>
          <w:b/>
        </w:rPr>
      </w:pPr>
      <w:r>
        <w:rPr>
          <w:b/>
        </w:rPr>
        <w:t xml:space="preserve">Writing artifacts </w:t>
      </w:r>
      <w:r>
        <w:t>(15%)</w:t>
      </w:r>
    </w:p>
    <w:p w14:paraId="000000CF" w14:textId="77777777" w:rsidR="00293C7A" w:rsidRDefault="000F277C">
      <w:pPr>
        <w:numPr>
          <w:ilvl w:val="1"/>
          <w:numId w:val="23"/>
        </w:numPr>
        <w:spacing w:line="240" w:lineRule="auto"/>
      </w:pPr>
      <w:r>
        <w:t>Outline (5%); First draft (5%); Almost final draft (5%)</w:t>
      </w:r>
    </w:p>
    <w:p w14:paraId="000000D0" w14:textId="0AEEC846" w:rsidR="00293C7A" w:rsidRDefault="000F277C">
      <w:pPr>
        <w:numPr>
          <w:ilvl w:val="0"/>
          <w:numId w:val="23"/>
        </w:numPr>
        <w:spacing w:line="240" w:lineRule="auto"/>
      </w:pPr>
      <w:r>
        <w:rPr>
          <w:b/>
        </w:rPr>
        <w:lastRenderedPageBreak/>
        <w:t xml:space="preserve">Work progress </w:t>
      </w:r>
      <w:r>
        <w:t>(10%)</w:t>
      </w:r>
    </w:p>
    <w:p w14:paraId="000000D1" w14:textId="28E606DA" w:rsidR="00293C7A" w:rsidRDefault="000F277C">
      <w:pPr>
        <w:numPr>
          <w:ilvl w:val="0"/>
          <w:numId w:val="17"/>
        </w:numPr>
        <w:spacing w:line="240" w:lineRule="auto"/>
        <w:ind w:left="720"/>
      </w:pPr>
      <w:r>
        <w:rPr>
          <w:b/>
        </w:rPr>
        <w:t xml:space="preserve">Presentation </w:t>
      </w:r>
      <w:r>
        <w:t>(10%)</w:t>
      </w:r>
    </w:p>
    <w:p w14:paraId="000000D2" w14:textId="7C893A64" w:rsidR="00293C7A" w:rsidRDefault="000F277C">
      <w:pPr>
        <w:numPr>
          <w:ilvl w:val="0"/>
          <w:numId w:val="17"/>
        </w:numPr>
        <w:spacing w:line="240" w:lineRule="auto"/>
        <w:ind w:left="720"/>
        <w:rPr>
          <w:b/>
        </w:rPr>
      </w:pPr>
      <w:r>
        <w:rPr>
          <w:b/>
        </w:rPr>
        <w:t xml:space="preserve">Computing artifacts </w:t>
      </w:r>
      <w:r>
        <w:t>(20%)</w:t>
      </w:r>
    </w:p>
    <w:p w14:paraId="5B915B62" w14:textId="2A03A641" w:rsidR="007847F5" w:rsidRPr="007847F5" w:rsidRDefault="4C3F7C42" w:rsidP="007847F5">
      <w:pPr>
        <w:numPr>
          <w:ilvl w:val="0"/>
          <w:numId w:val="17"/>
        </w:numPr>
        <w:spacing w:line="240" w:lineRule="auto"/>
        <w:ind w:left="720"/>
        <w:rPr>
          <w:b/>
          <w:bCs/>
        </w:rPr>
      </w:pPr>
      <w:r w:rsidRPr="4C3F7C42">
        <w:rPr>
          <w:b/>
          <w:bCs/>
        </w:rPr>
        <w:t>Final Paper/Thesis Manuscript</w:t>
      </w:r>
      <w:r>
        <w:t xml:space="preserve"> (30%)</w:t>
      </w:r>
      <w:bookmarkStart w:id="30" w:name="_98y3x9p4utmt" w:colFirst="0" w:colLast="0"/>
      <w:bookmarkEnd w:id="30"/>
    </w:p>
    <w:p w14:paraId="6444CDF4" w14:textId="25576274" w:rsidR="007847F5" w:rsidRDefault="007847F5" w:rsidP="007847F5">
      <w:pPr>
        <w:pStyle w:val="Heading1"/>
      </w:pPr>
      <w:r>
        <w:t>LEARNING RESOURCES</w:t>
      </w:r>
      <w:bookmarkStart w:id="31" w:name="_m54kva88iufb" w:colFirst="0" w:colLast="0"/>
      <w:bookmarkEnd w:id="31"/>
      <w:r>
        <w:t xml:space="preserve"> </w:t>
      </w:r>
    </w:p>
    <w:p w14:paraId="5BA97D3D" w14:textId="2AE4640A" w:rsidR="00591AB6" w:rsidRPr="00591AB6" w:rsidRDefault="00591AB6" w:rsidP="007847F5">
      <w:pPr>
        <w:numPr>
          <w:ilvl w:val="0"/>
          <w:numId w:val="18"/>
        </w:numPr>
        <w:spacing w:line="240" w:lineRule="auto"/>
      </w:pPr>
      <w:r>
        <w:rPr>
          <w:b/>
          <w:bCs/>
        </w:rPr>
        <w:t>OneDrive</w:t>
      </w:r>
      <w:r>
        <w:t xml:space="preserve"> </w:t>
      </w:r>
      <w:r w:rsidR="009C6905">
        <w:t xml:space="preserve">folder shared with faculty advisor, where non-coding project work-in-progress, drafts, and final </w:t>
      </w:r>
      <w:r w:rsidR="00287761">
        <w:t>versions reside</w:t>
      </w:r>
    </w:p>
    <w:p w14:paraId="3E9DE9A0" w14:textId="1A2D6C89" w:rsidR="007847F5" w:rsidRDefault="007847F5" w:rsidP="007847F5">
      <w:pPr>
        <w:numPr>
          <w:ilvl w:val="0"/>
          <w:numId w:val="18"/>
        </w:numPr>
        <w:spacing w:line="240" w:lineRule="auto"/>
      </w:pPr>
      <w:r>
        <w:rPr>
          <w:b/>
        </w:rPr>
        <w:t>Zoom</w:t>
      </w:r>
      <w:r>
        <w:t xml:space="preserve"> sessions for </w:t>
      </w:r>
      <w:r w:rsidR="00BD5562">
        <w:t>check-in meetings that are scheduled remote</w:t>
      </w:r>
    </w:p>
    <w:p w14:paraId="4B186CC0" w14:textId="539AE7A7" w:rsidR="007847F5" w:rsidRDefault="007847F5" w:rsidP="007847F5">
      <w:pPr>
        <w:numPr>
          <w:ilvl w:val="0"/>
          <w:numId w:val="18"/>
        </w:numPr>
        <w:spacing w:line="240" w:lineRule="auto"/>
      </w:pPr>
      <w:r>
        <w:rPr>
          <w:b/>
        </w:rPr>
        <w:t>Canvas</w:t>
      </w:r>
      <w:r>
        <w:t xml:space="preserve"> </w:t>
      </w:r>
      <w:r w:rsidR="00BD5562">
        <w:rPr>
          <w:b/>
          <w:bCs/>
        </w:rPr>
        <w:t xml:space="preserve">site </w:t>
      </w:r>
      <w:r>
        <w:t>has</w:t>
      </w:r>
    </w:p>
    <w:p w14:paraId="0310E27D" w14:textId="6DED3CA6" w:rsidR="007847F5" w:rsidRDefault="00BD5562" w:rsidP="007847F5">
      <w:pPr>
        <w:numPr>
          <w:ilvl w:val="1"/>
          <w:numId w:val="18"/>
        </w:numPr>
        <w:spacing w:line="240" w:lineRule="auto"/>
      </w:pPr>
      <w:r>
        <w:t>C</w:t>
      </w:r>
      <w:r w:rsidR="007847F5">
        <w:t>ourse syllabus</w:t>
      </w:r>
      <w:r w:rsidR="008374C7">
        <w:t>, schedule, and gradebook</w:t>
      </w:r>
    </w:p>
    <w:p w14:paraId="3E528FC4" w14:textId="04F1CA39" w:rsidR="008374C7" w:rsidRDefault="008374C7" w:rsidP="007847F5">
      <w:pPr>
        <w:numPr>
          <w:ilvl w:val="1"/>
          <w:numId w:val="18"/>
        </w:numPr>
        <w:spacing w:line="240" w:lineRule="auto"/>
      </w:pPr>
      <w:r>
        <w:t xml:space="preserve">Announcements </w:t>
      </w:r>
      <w:r w:rsidR="00232099">
        <w:t xml:space="preserve">and </w:t>
      </w:r>
      <w:r w:rsidR="00287761">
        <w:t>useful materials</w:t>
      </w:r>
    </w:p>
    <w:p w14:paraId="700D2B9F" w14:textId="747FB715" w:rsidR="007847F5" w:rsidRPr="00287761" w:rsidRDefault="007847F5" w:rsidP="007847F5">
      <w:pPr>
        <w:numPr>
          <w:ilvl w:val="0"/>
          <w:numId w:val="18"/>
        </w:numPr>
        <w:spacing w:line="240" w:lineRule="auto"/>
        <w:rPr>
          <w:b/>
        </w:rPr>
      </w:pPr>
      <w:r>
        <w:rPr>
          <w:b/>
        </w:rPr>
        <w:t>GitHub</w:t>
      </w:r>
      <w:r>
        <w:t xml:space="preserve"> organization associated with this course has student project repositories at </w:t>
      </w:r>
      <w:hyperlink r:id="rId10">
        <w:r>
          <w:rPr>
            <w:color w:val="1155CC"/>
            <w:u w:val="single"/>
          </w:rPr>
          <w:t>https://github.com/master-projects-theses</w:t>
        </w:r>
      </w:hyperlink>
    </w:p>
    <w:p w14:paraId="207F81D7" w14:textId="394B8461" w:rsidR="00287761" w:rsidRPr="00287761" w:rsidRDefault="00287761" w:rsidP="00287761">
      <w:pPr>
        <w:numPr>
          <w:ilvl w:val="0"/>
          <w:numId w:val="18"/>
        </w:numPr>
        <w:spacing w:line="240" w:lineRule="auto"/>
      </w:pPr>
      <w:r>
        <w:rPr>
          <w:b/>
        </w:rPr>
        <w:t>Discord</w:t>
      </w:r>
      <w:r>
        <w:t xml:space="preserve"> server</w:t>
      </w:r>
      <w:r>
        <w:rPr>
          <w:rFonts w:ascii="Arial" w:eastAsia="Arial" w:hAnsi="Arial" w:cs="Arial"/>
          <w:sz w:val="20"/>
          <w:szCs w:val="20"/>
          <w:shd w:val="clear" w:color="auto" w:fill="F8F8F8"/>
        </w:rPr>
        <w:t xml:space="preserve"> </w:t>
      </w:r>
      <w:r>
        <w:t xml:space="preserve">for messaging in and outside class with channels on various subjects. </w:t>
      </w:r>
    </w:p>
    <w:p w14:paraId="49701811" w14:textId="77777777" w:rsidR="007847F5" w:rsidRDefault="007847F5" w:rsidP="007847F5">
      <w:pPr>
        <w:pStyle w:val="Heading3"/>
        <w:spacing w:line="240" w:lineRule="auto"/>
      </w:pPr>
      <w:bookmarkStart w:id="32" w:name="_4xq9u7j10pse" w:colFirst="0" w:colLast="0"/>
      <w:bookmarkEnd w:id="32"/>
      <w:r>
        <w:t>Center for Academic Enrichment (CAE) Tutoring Services</w:t>
      </w:r>
    </w:p>
    <w:p w14:paraId="6C58208F" w14:textId="02E004A8" w:rsidR="007847F5" w:rsidRDefault="007847F5" w:rsidP="007847F5">
      <w:pPr>
        <w:spacing w:line="240" w:lineRule="auto"/>
      </w:pPr>
      <w:r>
        <w:t xml:space="preserve">Tutors in the </w:t>
      </w:r>
      <w:r>
        <w:rPr>
          <w:b/>
        </w:rPr>
        <w:t>Center for Academic Enrichment (CAE)</w:t>
      </w:r>
      <w:r>
        <w:t xml:space="preserve"> are well-prepared to assist with drafting and writing your project paper or thesis manuscript. Please make use of one-on-one tutoring sessions. Contact</w:t>
      </w:r>
      <w:r w:rsidR="008805F0">
        <w:t xml:space="preserve"> </w:t>
      </w:r>
      <w:r w:rsidR="008805F0">
        <w:rPr>
          <w:b/>
          <w:bCs/>
        </w:rPr>
        <w:t>Kim Donovan</w:t>
      </w:r>
      <w:r w:rsidR="008805F0">
        <w:t xml:space="preserve"> and</w:t>
      </w:r>
      <w:r>
        <w:t xml:space="preserve"> </w:t>
      </w:r>
      <w:r>
        <w:rPr>
          <w:b/>
        </w:rPr>
        <w:t>Emily Ker</w:t>
      </w:r>
      <w:r>
        <w:t xml:space="preserve">r </w:t>
      </w:r>
      <w:r w:rsidR="008805F0">
        <w:t xml:space="preserve">in the CAE </w:t>
      </w:r>
      <w:r w:rsidR="00B45799">
        <w:t xml:space="preserve">for guidance, tutoring, and feedback on your written </w:t>
      </w:r>
      <w:r w:rsidR="00F16556">
        <w:t xml:space="preserve">versions of your project paper. </w:t>
      </w:r>
    </w:p>
    <w:p w14:paraId="0BE60CBB" w14:textId="77777777" w:rsidR="007847F5" w:rsidRDefault="007847F5" w:rsidP="007847F5">
      <w:pPr>
        <w:pStyle w:val="Heading3"/>
        <w:spacing w:line="240" w:lineRule="auto"/>
      </w:pPr>
      <w:bookmarkStart w:id="33" w:name="_7w8qxzs4hhph" w:colFirst="0" w:colLast="0"/>
      <w:bookmarkEnd w:id="33"/>
      <w:r>
        <w:t>Library Services</w:t>
      </w:r>
    </w:p>
    <w:p w14:paraId="75B2CF72" w14:textId="77777777" w:rsidR="00A40913" w:rsidRDefault="00A40913" w:rsidP="00817F2A">
      <w:pPr>
        <w:spacing w:line="240" w:lineRule="auto"/>
      </w:pPr>
      <w:bookmarkStart w:id="34" w:name="_uxgpx4cu5b6g" w:colFirst="0" w:colLast="0"/>
      <w:bookmarkEnd w:id="34"/>
      <w:r>
        <w:t>The UNH Manchester librarians are available to assist you with your research. You can contact a librarian by calling 603-641-4173 or by emailing unhm.library@unh.edu.</w:t>
      </w:r>
    </w:p>
    <w:p w14:paraId="67CD2EEA" w14:textId="77777777" w:rsidR="00A40913" w:rsidRDefault="00A40913" w:rsidP="00817F2A">
      <w:pPr>
        <w:spacing w:line="240" w:lineRule="auto"/>
      </w:pPr>
      <w:r>
        <w:t xml:space="preserve">The following online resources provide information about library resources and services: </w:t>
      </w:r>
    </w:p>
    <w:p w14:paraId="458DB36E" w14:textId="77777777" w:rsidR="00A40913" w:rsidRDefault="00A40913" w:rsidP="00817F2A">
      <w:pPr>
        <w:pStyle w:val="ListParagraph"/>
        <w:numPr>
          <w:ilvl w:val="0"/>
          <w:numId w:val="28"/>
        </w:numPr>
        <w:spacing w:line="240" w:lineRule="auto"/>
      </w:pPr>
      <w:r>
        <w:t xml:space="preserve">UNH Manchester Library webpage: </w:t>
      </w:r>
      <w:hyperlink r:id="rId11" w:history="1">
        <w:r w:rsidRPr="00BA265B">
          <w:rPr>
            <w:rStyle w:val="Hyperlink"/>
          </w:rPr>
          <w:t>https://cps.unh.edu/library</w:t>
        </w:r>
      </w:hyperlink>
    </w:p>
    <w:p w14:paraId="6829566E" w14:textId="77777777" w:rsidR="00A40913" w:rsidRDefault="00A40913" w:rsidP="00817F2A">
      <w:pPr>
        <w:pStyle w:val="ListParagraph"/>
        <w:numPr>
          <w:ilvl w:val="0"/>
          <w:numId w:val="28"/>
        </w:numPr>
        <w:spacing w:line="240" w:lineRule="auto"/>
      </w:pPr>
      <w:r>
        <w:t xml:space="preserve">Online Research Guides: </w:t>
      </w:r>
      <w:hyperlink r:id="rId12" w:history="1">
        <w:r w:rsidRPr="00BA265B">
          <w:rPr>
            <w:rStyle w:val="Hyperlink"/>
          </w:rPr>
          <w:t>https://libraryguides.unh.edu/index.php?b=s</w:t>
        </w:r>
      </w:hyperlink>
      <w:r>
        <w:t xml:space="preserve">   </w:t>
      </w:r>
    </w:p>
    <w:p w14:paraId="14E5A124" w14:textId="77777777" w:rsidR="00A40913" w:rsidRDefault="00A40913" w:rsidP="00817F2A">
      <w:pPr>
        <w:pStyle w:val="ListParagraph"/>
        <w:numPr>
          <w:ilvl w:val="0"/>
          <w:numId w:val="28"/>
        </w:numPr>
        <w:spacing w:line="240" w:lineRule="auto"/>
      </w:pPr>
      <w:r>
        <w:t xml:space="preserve">Access Library Resources Remotely: </w:t>
      </w:r>
      <w:hyperlink r:id="rId13" w:history="1">
        <w:r w:rsidRPr="00BA265B">
          <w:rPr>
            <w:rStyle w:val="Hyperlink"/>
          </w:rPr>
          <w:t>https://libraryguides.unh.edu/remoteaccess</w:t>
        </w:r>
      </w:hyperlink>
      <w:r>
        <w:t xml:space="preserve">    </w:t>
      </w:r>
    </w:p>
    <w:p w14:paraId="48639A20" w14:textId="77777777" w:rsidR="00A40913" w:rsidRDefault="00A40913" w:rsidP="00817F2A">
      <w:pPr>
        <w:pStyle w:val="ListParagraph"/>
        <w:numPr>
          <w:ilvl w:val="0"/>
          <w:numId w:val="28"/>
        </w:numPr>
        <w:spacing w:line="240" w:lineRule="auto"/>
      </w:pPr>
      <w:r>
        <w:t xml:space="preserve">Reserve a study room for Zoom classes: </w:t>
      </w:r>
      <w:hyperlink r:id="rId14" w:history="1">
        <w:r w:rsidRPr="00BA265B">
          <w:rPr>
            <w:rStyle w:val="Hyperlink"/>
          </w:rPr>
          <w:t>https://libraryguides.unh.edu/remoteaccess/studyrooms</w:t>
        </w:r>
      </w:hyperlink>
      <w:r>
        <w:t xml:space="preserve"> </w:t>
      </w:r>
    </w:p>
    <w:p w14:paraId="5B5484CB" w14:textId="77777777" w:rsidR="007847F5" w:rsidRDefault="007847F5" w:rsidP="007847F5">
      <w:pPr>
        <w:pStyle w:val="Heading3"/>
        <w:spacing w:line="240" w:lineRule="auto"/>
      </w:pPr>
      <w:r>
        <w:t>Student Tech Assistants</w:t>
      </w:r>
    </w:p>
    <w:p w14:paraId="74DB5A8D" w14:textId="50D47A9F" w:rsidR="00D16077" w:rsidRDefault="007847F5" w:rsidP="00817F2A">
      <w:pPr>
        <w:spacing w:line="240" w:lineRule="auto"/>
      </w:pPr>
      <w:r>
        <w:t xml:space="preserve">The </w:t>
      </w:r>
      <w:r>
        <w:rPr>
          <w:b/>
        </w:rPr>
        <w:t>Computing Program</w:t>
      </w:r>
      <w:r>
        <w:t xml:space="preserve"> has student </w:t>
      </w:r>
      <w:r w:rsidR="00817F2A">
        <w:t>tech</w:t>
      </w:r>
      <w:r>
        <w:t xml:space="preserve"> assistants who are available to help with software configuration, troubleshooting, and any other technical questions you might have. </w:t>
      </w:r>
      <w:bookmarkStart w:id="35" w:name="_6t5lcee3vgjv" w:colFirst="0" w:colLast="0"/>
      <w:bookmarkEnd w:id="35"/>
    </w:p>
    <w:p w14:paraId="4048E8AB" w14:textId="77777777" w:rsidR="00D16077" w:rsidRPr="00510E6C" w:rsidRDefault="00D16077" w:rsidP="00D16077">
      <w:pPr>
        <w:pStyle w:val="Heading1"/>
      </w:pPr>
      <w:r>
        <w:t>COURSE POLICIES</w:t>
      </w:r>
    </w:p>
    <w:p w14:paraId="4812C2DC" w14:textId="77777777" w:rsidR="00D16077" w:rsidRPr="00952A98" w:rsidRDefault="00D16077" w:rsidP="00D16077">
      <w:pPr>
        <w:pStyle w:val="Heading2"/>
      </w:pPr>
      <w:bookmarkStart w:id="36" w:name="_Toc174720765"/>
      <w:r w:rsidRPr="00952A98">
        <w:t>Academic Integrity</w:t>
      </w:r>
      <w:bookmarkEnd w:id="36"/>
    </w:p>
    <w:p w14:paraId="12CA4A7D" w14:textId="77777777" w:rsidR="00D16077" w:rsidRPr="00952A98" w:rsidRDefault="00D16077" w:rsidP="00B77162">
      <w:pPr>
        <w:pStyle w:val="FirstParagraph"/>
        <w:spacing w:before="0" w:after="0"/>
        <w:rPr>
          <w:rFonts w:ascii="Calibri" w:hAnsi="Calibri" w:cs="Calibri"/>
        </w:rPr>
      </w:pPr>
      <w:r w:rsidRPr="00952A98">
        <w:rPr>
          <w:rFonts w:ascii="Calibri" w:hAnsi="Calibri" w:cs="Calibri"/>
        </w:rPr>
        <w:t xml:space="preserve">Completing your own work is essential to learning. Copying work of others is not learning. You are expected to do your own work and not submit as yours something </w:t>
      </w:r>
      <w:r>
        <w:rPr>
          <w:rFonts w:ascii="Calibri" w:hAnsi="Calibri" w:cs="Calibri"/>
        </w:rPr>
        <w:t xml:space="preserve">that is done by other entities. </w:t>
      </w:r>
    </w:p>
    <w:p w14:paraId="75986BB5" w14:textId="77777777" w:rsidR="00D16077" w:rsidRPr="00952A98" w:rsidRDefault="00D16077" w:rsidP="00B77162">
      <w:pPr>
        <w:pStyle w:val="FirstParagraph"/>
        <w:spacing w:before="0" w:after="0"/>
        <w:rPr>
          <w:rFonts w:ascii="Calibri" w:hAnsi="Calibri" w:cs="Calibri"/>
        </w:rPr>
      </w:pPr>
    </w:p>
    <w:p w14:paraId="7368F7D6" w14:textId="77777777" w:rsidR="00D16077" w:rsidRPr="00952A98" w:rsidRDefault="00D16077" w:rsidP="00B77162">
      <w:pPr>
        <w:pStyle w:val="NoSpacing"/>
        <w:rPr>
          <w:rFonts w:ascii="Calibri" w:hAnsi="Calibri" w:cs="Calibri"/>
          <w:sz w:val="24"/>
          <w:szCs w:val="24"/>
        </w:rPr>
      </w:pPr>
      <w:r w:rsidRPr="00952A98">
        <w:rPr>
          <w:rFonts w:ascii="Calibri" w:hAnsi="Calibri" w:cs="Calibri"/>
          <w:sz w:val="24"/>
          <w:szCs w:val="24"/>
        </w:rPr>
        <w:t xml:space="preserve">Collaborative work has clear </w:t>
      </w:r>
      <w:proofErr w:type="spellStart"/>
      <w:r w:rsidRPr="00952A98">
        <w:rPr>
          <w:rFonts w:ascii="Calibri" w:hAnsi="Calibri" w:cs="Calibri"/>
          <w:sz w:val="24"/>
          <w:szCs w:val="24"/>
        </w:rPr>
        <w:t>instrucionts</w:t>
      </w:r>
      <w:proofErr w:type="spellEnd"/>
      <w:r w:rsidRPr="00952A98">
        <w:rPr>
          <w:rFonts w:ascii="Calibri" w:hAnsi="Calibri" w:cs="Calibri"/>
          <w:sz w:val="24"/>
          <w:szCs w:val="24"/>
        </w:rPr>
        <w:t xml:space="preserve"> regarding the nature of collaboration. Grading is based on your individual contribution to the collaborative work. Team members are required to properly and accurately indicate authorship for their own contributions. If unclear, you must consult with the course instructor on what is allowed. It is your responsibility to get such clarification.</w:t>
      </w:r>
    </w:p>
    <w:p w14:paraId="1CF8BAF7" w14:textId="77777777" w:rsidR="00D16077" w:rsidRPr="00952A98" w:rsidRDefault="00D16077" w:rsidP="00B77162">
      <w:pPr>
        <w:pStyle w:val="BodyText"/>
        <w:spacing w:before="0" w:after="0"/>
        <w:rPr>
          <w:rFonts w:ascii="Calibri" w:hAnsi="Calibri" w:cs="Calibri"/>
        </w:rPr>
      </w:pPr>
    </w:p>
    <w:p w14:paraId="0D2950B4" w14:textId="77777777" w:rsidR="00D16077" w:rsidRPr="00952A98" w:rsidRDefault="00D16077" w:rsidP="00B77162">
      <w:pPr>
        <w:pStyle w:val="NoSpacing"/>
        <w:rPr>
          <w:rFonts w:ascii="Calibri" w:hAnsi="Calibri" w:cs="Calibri"/>
          <w:sz w:val="24"/>
          <w:szCs w:val="24"/>
        </w:rPr>
      </w:pPr>
      <w:r w:rsidRPr="00952A98">
        <w:rPr>
          <w:rFonts w:ascii="Calibri" w:hAnsi="Calibri" w:cs="Calibri"/>
          <w:sz w:val="24"/>
          <w:szCs w:val="24"/>
        </w:rPr>
        <w:lastRenderedPageBreak/>
        <w:t xml:space="preserve">Whether done individually or in collaboration, submitted coursework must ALWAYS give clear attribution to the source(s) of content included or integrated in your work. The instructor may reduce your grade for work that does not include attribution.  Giving attribution has many forms, depending on how content </w:t>
      </w:r>
      <w:r>
        <w:rPr>
          <w:rFonts w:ascii="Calibri" w:hAnsi="Calibri" w:cs="Calibri"/>
          <w:sz w:val="24"/>
          <w:szCs w:val="24"/>
        </w:rPr>
        <w:t>which</w:t>
      </w:r>
      <w:r w:rsidRPr="00952A98">
        <w:rPr>
          <w:rFonts w:ascii="Calibri" w:hAnsi="Calibri" w:cs="Calibri"/>
          <w:sz w:val="24"/>
          <w:szCs w:val="24"/>
        </w:rPr>
        <w:t xml:space="preserve"> </w:t>
      </w:r>
      <w:proofErr w:type="gramStart"/>
      <w:r w:rsidRPr="00952A98">
        <w:rPr>
          <w:rFonts w:ascii="Calibri" w:hAnsi="Calibri" w:cs="Calibri"/>
          <w:sz w:val="24"/>
          <w:szCs w:val="24"/>
        </w:rPr>
        <w:t>is NOT yours</w:t>
      </w:r>
      <w:proofErr w:type="gramEnd"/>
      <w:r w:rsidRPr="00952A98">
        <w:rPr>
          <w:rFonts w:ascii="Calibri" w:hAnsi="Calibri" w:cs="Calibri"/>
          <w:sz w:val="24"/>
          <w:szCs w:val="24"/>
        </w:rPr>
        <w:t xml:space="preserve"> is used in your work. Thus, you may need to:</w:t>
      </w:r>
    </w:p>
    <w:p w14:paraId="0509BAFF" w14:textId="77777777" w:rsidR="00D16077" w:rsidRPr="00952A98" w:rsidRDefault="00D16077" w:rsidP="00B77162">
      <w:pPr>
        <w:pStyle w:val="NoSpacing"/>
        <w:ind w:left="891"/>
        <w:rPr>
          <w:rFonts w:ascii="Calibri" w:hAnsi="Calibri" w:cs="Calibri"/>
          <w:sz w:val="24"/>
          <w:szCs w:val="24"/>
        </w:rPr>
      </w:pPr>
    </w:p>
    <w:p w14:paraId="6157858D" w14:textId="77777777" w:rsidR="00D16077" w:rsidRPr="00952A98" w:rsidRDefault="00D16077" w:rsidP="00B77162">
      <w:pPr>
        <w:pStyle w:val="NoSpacing"/>
        <w:numPr>
          <w:ilvl w:val="0"/>
          <w:numId w:val="29"/>
        </w:numPr>
        <w:ind w:left="810"/>
        <w:rPr>
          <w:rFonts w:ascii="Calibri" w:hAnsi="Calibri" w:cs="Calibri"/>
          <w:sz w:val="24"/>
          <w:szCs w:val="24"/>
        </w:rPr>
      </w:pPr>
      <w:r w:rsidRPr="00952A98">
        <w:rPr>
          <w:rFonts w:ascii="Calibri" w:hAnsi="Calibri" w:cs="Calibri"/>
          <w:sz w:val="24"/>
          <w:szCs w:val="24"/>
        </w:rPr>
        <w:t xml:space="preserve">Cite the content that originates from other sources or has been modified and integrated in your work. </w:t>
      </w:r>
    </w:p>
    <w:p w14:paraId="75AB65E9" w14:textId="77777777" w:rsidR="00D16077" w:rsidRPr="00952A98" w:rsidRDefault="00D16077" w:rsidP="00B77162">
      <w:pPr>
        <w:pStyle w:val="BodyText"/>
        <w:numPr>
          <w:ilvl w:val="0"/>
          <w:numId w:val="29"/>
        </w:numPr>
        <w:spacing w:before="0" w:after="0"/>
        <w:ind w:left="810"/>
        <w:rPr>
          <w:rFonts w:ascii="Calibri" w:hAnsi="Calibri" w:cs="Calibri"/>
        </w:rPr>
      </w:pPr>
      <w:r w:rsidRPr="00952A98">
        <w:rPr>
          <w:rFonts w:ascii="Calibri" w:hAnsi="Calibri" w:cs="Calibri"/>
        </w:rPr>
        <w:t>Reference the source(s) you used:</w:t>
      </w:r>
    </w:p>
    <w:p w14:paraId="4B7186DE" w14:textId="77777777" w:rsidR="00D16077" w:rsidRPr="00952A98" w:rsidRDefault="00D16077" w:rsidP="00B77162">
      <w:pPr>
        <w:pStyle w:val="BodyText"/>
        <w:numPr>
          <w:ilvl w:val="1"/>
          <w:numId w:val="29"/>
        </w:numPr>
        <w:spacing w:before="0" w:after="0"/>
        <w:rPr>
          <w:rFonts w:ascii="Calibri" w:hAnsi="Calibri" w:cs="Calibri"/>
        </w:rPr>
      </w:pPr>
      <w:r w:rsidRPr="00952A98">
        <w:rPr>
          <w:rFonts w:ascii="Calibri" w:hAnsi="Calibri" w:cs="Calibri"/>
        </w:rPr>
        <w:t>Articles, forum or blog posts, GitHub repos, tutorials, and other accessible materials, regardless of modality (written, audio or video streaming)</w:t>
      </w:r>
    </w:p>
    <w:p w14:paraId="5D4FC9CA" w14:textId="77777777" w:rsidR="00D16077" w:rsidRPr="00952A98" w:rsidRDefault="00D16077" w:rsidP="00B77162">
      <w:pPr>
        <w:pStyle w:val="BodyText"/>
        <w:numPr>
          <w:ilvl w:val="1"/>
          <w:numId w:val="29"/>
        </w:numPr>
        <w:spacing w:before="0" w:after="0"/>
        <w:rPr>
          <w:rFonts w:ascii="Calibri" w:hAnsi="Calibri" w:cs="Calibri"/>
        </w:rPr>
      </w:pPr>
      <w:r w:rsidRPr="00952A98">
        <w:rPr>
          <w:rFonts w:ascii="Calibri" w:hAnsi="Calibri" w:cs="Calibri"/>
        </w:rPr>
        <w:t xml:space="preserve">Generated content obtained from AI tools, such as Generative Pretrained Transformers (GPTs) and the like. </w:t>
      </w:r>
    </w:p>
    <w:p w14:paraId="58FD2DBD" w14:textId="77777777" w:rsidR="00D16077" w:rsidRPr="00952A98" w:rsidRDefault="00D16077" w:rsidP="00B77162">
      <w:pPr>
        <w:pStyle w:val="BodyText"/>
        <w:numPr>
          <w:ilvl w:val="0"/>
          <w:numId w:val="29"/>
        </w:numPr>
        <w:spacing w:before="0" w:after="0"/>
        <w:ind w:left="810"/>
        <w:rPr>
          <w:rFonts w:ascii="Calibri" w:hAnsi="Calibri" w:cs="Calibri"/>
        </w:rPr>
      </w:pPr>
      <w:r w:rsidRPr="00952A98">
        <w:rPr>
          <w:rFonts w:ascii="Calibri" w:hAnsi="Calibri" w:cs="Calibri"/>
        </w:rPr>
        <w:t>Give credit to individuals who have helped you, whether peers, tutors, lab/tech assistants, course instructor, or any other person (friend, relative, etc.)</w:t>
      </w:r>
    </w:p>
    <w:p w14:paraId="03D07FF5" w14:textId="77777777" w:rsidR="00D16077" w:rsidRPr="00952A98" w:rsidRDefault="00D16077" w:rsidP="00B77162">
      <w:pPr>
        <w:pStyle w:val="BodyText"/>
        <w:spacing w:before="0" w:after="0"/>
        <w:rPr>
          <w:rFonts w:ascii="Calibri" w:hAnsi="Calibri" w:cs="Calibri"/>
          <w:b/>
          <w:bCs/>
        </w:rPr>
      </w:pPr>
    </w:p>
    <w:p w14:paraId="70C99ABD" w14:textId="77777777" w:rsidR="00D16077" w:rsidRPr="00952A98" w:rsidRDefault="00D16077" w:rsidP="00B77162">
      <w:pPr>
        <w:pStyle w:val="BodyText"/>
        <w:spacing w:before="0" w:after="0"/>
        <w:rPr>
          <w:rFonts w:ascii="Calibri" w:hAnsi="Calibri" w:cs="Calibri"/>
        </w:rPr>
      </w:pPr>
      <w:r w:rsidRPr="00952A98">
        <w:rPr>
          <w:rFonts w:ascii="Calibri" w:hAnsi="Calibri" w:cs="Calibri"/>
          <w:b/>
          <w:bCs/>
        </w:rPr>
        <w:t>Do not work on behalf of someone else</w:t>
      </w:r>
      <w:r w:rsidRPr="00952A98">
        <w:rPr>
          <w:rFonts w:ascii="Calibri" w:hAnsi="Calibri" w:cs="Calibri"/>
        </w:rPr>
        <w:t xml:space="preserve"> and </w:t>
      </w:r>
      <w:r w:rsidRPr="00952A98">
        <w:rPr>
          <w:rFonts w:ascii="Calibri" w:hAnsi="Calibri" w:cs="Calibri"/>
          <w:b/>
          <w:bCs/>
        </w:rPr>
        <w:t>do not provide your work products to others</w:t>
      </w:r>
      <w:r w:rsidRPr="00952A98">
        <w:rPr>
          <w:rFonts w:ascii="Calibri" w:hAnsi="Calibri" w:cs="Calibri"/>
        </w:rPr>
        <w:t>. If you do, you commit an act of academic integrity misconduct. There is no way to know whether those who get your work products intend to submit them as theirs. Equally important, this is NOT how you help someone learn.</w:t>
      </w:r>
    </w:p>
    <w:p w14:paraId="01424278" w14:textId="77777777" w:rsidR="00D16077" w:rsidRPr="00952A98" w:rsidRDefault="00D16077" w:rsidP="00B77162">
      <w:pPr>
        <w:pStyle w:val="BodyText"/>
        <w:spacing w:before="0" w:after="0"/>
        <w:rPr>
          <w:rFonts w:ascii="Calibri" w:hAnsi="Calibri" w:cs="Calibri"/>
        </w:rPr>
      </w:pPr>
    </w:p>
    <w:p w14:paraId="65FCA82B" w14:textId="77777777" w:rsidR="00D16077" w:rsidRPr="00952A98" w:rsidRDefault="00D16077" w:rsidP="00B77162">
      <w:pPr>
        <w:pStyle w:val="BodyText"/>
        <w:spacing w:before="0" w:after="0"/>
        <w:rPr>
          <w:rFonts w:ascii="Calibri" w:hAnsi="Calibri" w:cs="Calibri"/>
        </w:rPr>
      </w:pPr>
      <w:r w:rsidRPr="00952A98">
        <w:rPr>
          <w:rFonts w:ascii="Calibri" w:hAnsi="Calibri" w:cs="Calibri"/>
        </w:rPr>
        <w:t xml:space="preserve">There are consequences if you deviate from the course and university academic integrity policy. For academic integrity misconduct, you may receive </w:t>
      </w:r>
      <w:r w:rsidRPr="00952A98">
        <w:rPr>
          <w:rFonts w:ascii="Calibri" w:hAnsi="Calibri" w:cs="Calibri"/>
          <w:b/>
          <w:bCs/>
        </w:rPr>
        <w:t>no credit</w:t>
      </w:r>
      <w:r w:rsidRPr="00952A98">
        <w:rPr>
          <w:rFonts w:ascii="Calibri" w:hAnsi="Calibri" w:cs="Calibri"/>
        </w:rPr>
        <w:t xml:space="preserve"> for the assignment in question. Persistent academic integrity misconduct will result in you </w:t>
      </w:r>
      <w:r w:rsidRPr="00952A98">
        <w:rPr>
          <w:rFonts w:ascii="Calibri" w:hAnsi="Calibri" w:cs="Calibri"/>
          <w:b/>
          <w:bCs/>
        </w:rPr>
        <w:t>failing the course.</w:t>
      </w:r>
      <w:r w:rsidRPr="00952A98">
        <w:rPr>
          <w:rFonts w:ascii="Calibri" w:hAnsi="Calibri" w:cs="Calibri"/>
        </w:rPr>
        <w:t xml:space="preserve"> </w:t>
      </w:r>
    </w:p>
    <w:p w14:paraId="28CC6AC4" w14:textId="77777777" w:rsidR="00D16077" w:rsidRPr="00952A98" w:rsidRDefault="00D16077" w:rsidP="00B77162">
      <w:pPr>
        <w:pStyle w:val="BodyText"/>
        <w:spacing w:before="0" w:after="0"/>
        <w:rPr>
          <w:rFonts w:ascii="Calibri" w:hAnsi="Calibri" w:cs="Calibri"/>
        </w:rPr>
      </w:pPr>
    </w:p>
    <w:p w14:paraId="4528AAC8" w14:textId="77777777" w:rsidR="00D16077" w:rsidRPr="00952A98" w:rsidRDefault="00D16077" w:rsidP="00B77162">
      <w:pPr>
        <w:pStyle w:val="BodyText"/>
        <w:spacing w:before="0" w:after="0"/>
        <w:rPr>
          <w:rFonts w:ascii="Calibri" w:hAnsi="Calibri" w:cs="Calibri"/>
        </w:rPr>
      </w:pPr>
      <w:r w:rsidRPr="00952A98">
        <w:rPr>
          <w:rFonts w:ascii="Calibri" w:hAnsi="Calibri" w:cs="Calibri"/>
        </w:rPr>
        <w:t xml:space="preserve">You will receive notice of the academic misconduct allegation from the course instructor. The course instructor will meet with you and give you the opportunity to respond. If the violation stands, the course instructor will report it to the Office of Community Standards. </w:t>
      </w:r>
    </w:p>
    <w:p w14:paraId="442CA2BB" w14:textId="77777777" w:rsidR="00D16077" w:rsidRPr="00952A98" w:rsidRDefault="00D16077" w:rsidP="00B77162">
      <w:pPr>
        <w:pStyle w:val="BodyText"/>
        <w:spacing w:before="0" w:after="0"/>
        <w:rPr>
          <w:rFonts w:ascii="Calibri" w:hAnsi="Calibri" w:cs="Calibri"/>
        </w:rPr>
      </w:pPr>
    </w:p>
    <w:p w14:paraId="7F6BC53C" w14:textId="2CDDB530" w:rsidR="00D16077" w:rsidRPr="00952A98" w:rsidRDefault="00D16077" w:rsidP="00B77162">
      <w:pPr>
        <w:pStyle w:val="BodyText"/>
        <w:spacing w:before="0" w:after="0"/>
        <w:rPr>
          <w:rFonts w:ascii="Calibri" w:hAnsi="Calibri" w:cs="Calibri"/>
        </w:rPr>
      </w:pPr>
      <w:r w:rsidRPr="00952A98">
        <w:rPr>
          <w:rFonts w:ascii="Calibri" w:hAnsi="Calibri" w:cs="Calibri"/>
        </w:rPr>
        <w:t xml:space="preserve">Bottom line, </w:t>
      </w:r>
      <w:r w:rsidRPr="00952A98">
        <w:rPr>
          <w:rFonts w:ascii="Calibri" w:hAnsi="Calibri" w:cs="Calibri"/>
          <w:b/>
          <w:bCs/>
        </w:rPr>
        <w:t xml:space="preserve">do not cheat, plagiarize, or </w:t>
      </w:r>
      <w:r w:rsidR="00B77162" w:rsidRPr="00952A98">
        <w:rPr>
          <w:rFonts w:ascii="Calibri" w:hAnsi="Calibri" w:cs="Calibri"/>
          <w:b/>
          <w:bCs/>
        </w:rPr>
        <w:t>facilitate</w:t>
      </w:r>
      <w:r w:rsidRPr="00952A98">
        <w:rPr>
          <w:rFonts w:ascii="Calibri" w:hAnsi="Calibri" w:cs="Calibri"/>
          <w:b/>
          <w:bCs/>
        </w:rPr>
        <w:t xml:space="preserve"> academic dishonesty</w:t>
      </w:r>
      <w:r w:rsidRPr="00952A98">
        <w:rPr>
          <w:rFonts w:ascii="Calibri" w:hAnsi="Calibri" w:cs="Calibri"/>
        </w:rPr>
        <w:t xml:space="preserve">. It is very important that you review the University’s </w:t>
      </w:r>
      <w:hyperlink r:id="rId15">
        <w:r w:rsidRPr="00952A98">
          <w:rPr>
            <w:rStyle w:val="Hyperlink"/>
            <w:rFonts w:ascii="Calibri" w:hAnsi="Calibri" w:cs="Calibri"/>
          </w:rPr>
          <w:t>Academic Integrity policy</w:t>
        </w:r>
      </w:hyperlink>
      <w:r w:rsidRPr="00952A98">
        <w:rPr>
          <w:rFonts w:ascii="Calibri" w:hAnsi="Calibri" w:cs="Calibri"/>
        </w:rPr>
        <w:t>.</w:t>
      </w:r>
    </w:p>
    <w:p w14:paraId="647A7ED0" w14:textId="77777777" w:rsidR="00D16077" w:rsidRPr="00952A98" w:rsidRDefault="00D16077" w:rsidP="00D16077">
      <w:pPr>
        <w:pStyle w:val="Heading2"/>
      </w:pPr>
      <w:bookmarkStart w:id="37" w:name="attendance"/>
    </w:p>
    <w:p w14:paraId="4A5FE0AE" w14:textId="77777777" w:rsidR="00D16077" w:rsidRPr="00952A98" w:rsidRDefault="00D16077" w:rsidP="00D16077">
      <w:pPr>
        <w:pStyle w:val="Heading2"/>
      </w:pPr>
      <w:bookmarkStart w:id="38" w:name="_Toc174720766"/>
      <w:r w:rsidRPr="00952A98">
        <w:t>Attendance</w:t>
      </w:r>
      <w:bookmarkEnd w:id="38"/>
    </w:p>
    <w:p w14:paraId="5B3B5B5C" w14:textId="77777777" w:rsidR="00D16077" w:rsidRPr="00952A98" w:rsidRDefault="00D16077" w:rsidP="00D16077">
      <w:pPr>
        <w:pStyle w:val="FirstParagraph"/>
        <w:spacing w:before="0" w:after="0"/>
        <w:rPr>
          <w:rFonts w:ascii="Calibri" w:hAnsi="Calibri" w:cs="Calibri"/>
        </w:rPr>
      </w:pPr>
      <w:r w:rsidRPr="00952A98">
        <w:rPr>
          <w:rFonts w:ascii="Calibri" w:hAnsi="Calibri" w:cs="Calibri"/>
        </w:rPr>
        <w:t xml:space="preserve">Class meeting attendance is important for your learning. Attendance is taken every class. </w:t>
      </w:r>
      <w:r w:rsidRPr="00952A98">
        <w:rPr>
          <w:rFonts w:ascii="Calibri" w:hAnsi="Calibri" w:cs="Calibri"/>
          <w:b/>
          <w:bCs/>
        </w:rPr>
        <w:t>You are responsible for attending all class meetings</w:t>
      </w:r>
      <w:r w:rsidRPr="00952A98">
        <w:rPr>
          <w:rFonts w:ascii="Calibri" w:hAnsi="Calibri" w:cs="Calibri"/>
        </w:rPr>
        <w:t xml:space="preserve">. See the UNH Attendance policy at </w:t>
      </w:r>
      <w:hyperlink r:id="rId16" w:history="1">
        <w:r w:rsidRPr="00952A98">
          <w:rPr>
            <w:rStyle w:val="Hyperlink"/>
            <w:rFonts w:ascii="Calibri" w:hAnsi="Calibri" w:cs="Calibri"/>
          </w:rPr>
          <w:t>https://catalog.unh.edu/undergraduate/academic-policies-procedures/attendance/</w:t>
        </w:r>
      </w:hyperlink>
      <w:r w:rsidRPr="00952A98">
        <w:rPr>
          <w:rFonts w:ascii="Calibri" w:hAnsi="Calibri" w:cs="Calibri"/>
        </w:rPr>
        <w:t xml:space="preserve">  for more information.</w:t>
      </w:r>
    </w:p>
    <w:p w14:paraId="0F2CC4B2" w14:textId="77777777" w:rsidR="00D16077" w:rsidRPr="00952A98" w:rsidRDefault="00D16077" w:rsidP="00D16077">
      <w:pPr>
        <w:pStyle w:val="BodyText"/>
        <w:spacing w:before="0" w:after="0"/>
        <w:rPr>
          <w:rFonts w:ascii="Calibri" w:hAnsi="Calibri" w:cs="Calibri"/>
        </w:rPr>
      </w:pPr>
    </w:p>
    <w:p w14:paraId="4382A633" w14:textId="77777777" w:rsidR="00D16077" w:rsidRDefault="00D16077" w:rsidP="00D16077">
      <w:pPr>
        <w:pStyle w:val="BodyText"/>
        <w:spacing w:before="0" w:after="0"/>
        <w:rPr>
          <w:rFonts w:ascii="Calibri" w:hAnsi="Calibri" w:cs="Calibri"/>
        </w:rPr>
      </w:pPr>
      <w:r w:rsidRPr="00952A98">
        <w:rPr>
          <w:rFonts w:ascii="Calibri" w:hAnsi="Calibri" w:cs="Calibri"/>
        </w:rPr>
        <w:t xml:space="preserve">If you need </w:t>
      </w:r>
      <w:r>
        <w:rPr>
          <w:rFonts w:ascii="Calibri" w:hAnsi="Calibri" w:cs="Calibri"/>
        </w:rPr>
        <w:t xml:space="preserve">to miss class for a planned activity or need </w:t>
      </w:r>
      <w:r w:rsidRPr="00952A98">
        <w:rPr>
          <w:rFonts w:ascii="Calibri" w:hAnsi="Calibri" w:cs="Calibri"/>
        </w:rPr>
        <w:t xml:space="preserve">accommodation for a religious or cultural holiday/observance, </w:t>
      </w:r>
      <w:r>
        <w:rPr>
          <w:rFonts w:ascii="Calibri" w:hAnsi="Calibri" w:cs="Calibri"/>
          <w:b/>
          <w:bCs/>
        </w:rPr>
        <w:t>e</w:t>
      </w:r>
      <w:r w:rsidRPr="00952A98">
        <w:rPr>
          <w:rFonts w:ascii="Calibri" w:hAnsi="Calibri" w:cs="Calibri"/>
          <w:b/>
          <w:bCs/>
        </w:rPr>
        <w:t xml:space="preserve">mail </w:t>
      </w:r>
      <w:r>
        <w:rPr>
          <w:rFonts w:ascii="Calibri" w:hAnsi="Calibri" w:cs="Calibri"/>
          <w:b/>
          <w:bCs/>
        </w:rPr>
        <w:t>the course instructor</w:t>
      </w:r>
      <w:r w:rsidRPr="00952A98">
        <w:rPr>
          <w:rFonts w:ascii="Calibri" w:hAnsi="Calibri" w:cs="Calibri"/>
          <w:b/>
          <w:bCs/>
        </w:rPr>
        <w:t xml:space="preserve"> using the Canvas Inbox tool</w:t>
      </w:r>
      <w:r w:rsidRPr="00952A98">
        <w:rPr>
          <w:rFonts w:ascii="Calibri" w:hAnsi="Calibri" w:cs="Calibri"/>
        </w:rPr>
        <w:t xml:space="preserve"> as early in the semester as possible.</w:t>
      </w:r>
      <w:r>
        <w:rPr>
          <w:rFonts w:ascii="Calibri" w:hAnsi="Calibri" w:cs="Calibri"/>
        </w:rPr>
        <w:t xml:space="preserve"> </w:t>
      </w:r>
    </w:p>
    <w:p w14:paraId="062EBB96" w14:textId="77777777" w:rsidR="00D16077" w:rsidRPr="00952A98" w:rsidRDefault="00D16077" w:rsidP="00D16077">
      <w:pPr>
        <w:pStyle w:val="BodyText"/>
        <w:spacing w:before="0" w:after="0"/>
        <w:rPr>
          <w:rFonts w:ascii="Calibri" w:hAnsi="Calibri" w:cs="Calibri"/>
        </w:rPr>
      </w:pPr>
    </w:p>
    <w:p w14:paraId="49DF20CA" w14:textId="77777777" w:rsidR="00D16077" w:rsidRPr="00952A98" w:rsidRDefault="00D16077" w:rsidP="00D16077">
      <w:pPr>
        <w:pStyle w:val="BodyText"/>
        <w:spacing w:before="0" w:after="0"/>
        <w:rPr>
          <w:rFonts w:ascii="Calibri" w:hAnsi="Calibri" w:cs="Calibri"/>
        </w:rPr>
      </w:pPr>
      <w:r w:rsidRPr="00952A98">
        <w:rPr>
          <w:rFonts w:ascii="Calibri" w:hAnsi="Calibri" w:cs="Calibri"/>
        </w:rPr>
        <w:t>If you miss a class meeting, you take the responsibility to do the following:</w:t>
      </w:r>
    </w:p>
    <w:p w14:paraId="0FF9C12C" w14:textId="77777777" w:rsidR="00D16077" w:rsidRPr="00952A98" w:rsidRDefault="00D16077" w:rsidP="00D16077">
      <w:pPr>
        <w:pStyle w:val="BodyText"/>
        <w:numPr>
          <w:ilvl w:val="0"/>
          <w:numId w:val="30"/>
        </w:numPr>
        <w:spacing w:before="0" w:after="0"/>
        <w:rPr>
          <w:rFonts w:ascii="Calibri" w:hAnsi="Calibri" w:cs="Calibri"/>
        </w:rPr>
      </w:pPr>
      <w:r w:rsidRPr="00952A98">
        <w:rPr>
          <w:rFonts w:ascii="Calibri" w:hAnsi="Calibri" w:cs="Calibri"/>
          <w:b/>
          <w:bCs/>
        </w:rPr>
        <w:t>Email course instructor</w:t>
      </w:r>
      <w:r w:rsidRPr="00952A98">
        <w:rPr>
          <w:rFonts w:ascii="Calibri" w:hAnsi="Calibri" w:cs="Calibri"/>
        </w:rPr>
        <w:t xml:space="preserve"> using </w:t>
      </w:r>
      <w:r w:rsidRPr="00952A98">
        <w:rPr>
          <w:rFonts w:ascii="Calibri" w:hAnsi="Calibri" w:cs="Calibri"/>
          <w:b/>
          <w:bCs/>
        </w:rPr>
        <w:t>Canvas Inbox</w:t>
      </w:r>
      <w:r w:rsidRPr="00952A98">
        <w:rPr>
          <w:rFonts w:ascii="Calibri" w:hAnsi="Calibri" w:cs="Calibri"/>
        </w:rPr>
        <w:t xml:space="preserve"> tool about the circumstances for missing the class either BEFORE your absence OR </w:t>
      </w:r>
      <w:r w:rsidRPr="00AA2116">
        <w:rPr>
          <w:rFonts w:ascii="Calibri" w:hAnsi="Calibri" w:cs="Calibri"/>
          <w:u w:val="single"/>
        </w:rPr>
        <w:t>no later than within 3 days AFTER your absence</w:t>
      </w:r>
      <w:r w:rsidRPr="00952A98">
        <w:rPr>
          <w:rFonts w:ascii="Calibri" w:hAnsi="Calibri" w:cs="Calibri"/>
        </w:rPr>
        <w:t>.</w:t>
      </w:r>
    </w:p>
    <w:p w14:paraId="7B747C03" w14:textId="77777777" w:rsidR="00D16077" w:rsidRPr="00952A98" w:rsidRDefault="00D16077" w:rsidP="00D16077">
      <w:pPr>
        <w:pStyle w:val="BodyText"/>
        <w:numPr>
          <w:ilvl w:val="0"/>
          <w:numId w:val="30"/>
        </w:numPr>
        <w:spacing w:before="0" w:after="0"/>
        <w:rPr>
          <w:rFonts w:ascii="Calibri" w:hAnsi="Calibri" w:cs="Calibri"/>
        </w:rPr>
      </w:pPr>
      <w:r w:rsidRPr="00952A98">
        <w:rPr>
          <w:rFonts w:ascii="Calibri" w:hAnsi="Calibri" w:cs="Calibri"/>
          <w:b/>
          <w:bCs/>
        </w:rPr>
        <w:t>Contact your peers</w:t>
      </w:r>
      <w:r w:rsidRPr="00952A98">
        <w:rPr>
          <w:rFonts w:ascii="Calibri" w:hAnsi="Calibri" w:cs="Calibri"/>
        </w:rPr>
        <w:t xml:space="preserve"> to find out what you’ve missed. </w:t>
      </w:r>
    </w:p>
    <w:p w14:paraId="3EC686C9" w14:textId="77777777" w:rsidR="00D16077" w:rsidRPr="00952A98" w:rsidRDefault="00D16077" w:rsidP="00D16077">
      <w:pPr>
        <w:pStyle w:val="BodyText"/>
        <w:numPr>
          <w:ilvl w:val="0"/>
          <w:numId w:val="30"/>
        </w:numPr>
        <w:spacing w:before="0" w:after="0"/>
        <w:rPr>
          <w:rFonts w:ascii="Calibri" w:hAnsi="Calibri" w:cs="Calibri"/>
        </w:rPr>
      </w:pPr>
      <w:r w:rsidRPr="00952A98">
        <w:rPr>
          <w:rFonts w:ascii="Calibri" w:hAnsi="Calibri" w:cs="Calibri"/>
          <w:b/>
          <w:bCs/>
        </w:rPr>
        <w:lastRenderedPageBreak/>
        <w:t>Make up the absence</w:t>
      </w:r>
      <w:r w:rsidRPr="00952A98">
        <w:rPr>
          <w:rFonts w:ascii="Calibri" w:hAnsi="Calibri" w:cs="Calibri"/>
        </w:rPr>
        <w:t xml:space="preserve"> by doing the work assigned that week. By NOT taking this responsibility, your final grade will be lowered by </w:t>
      </w:r>
      <w:r w:rsidRPr="00952A98">
        <w:rPr>
          <w:rFonts w:ascii="Calibri" w:hAnsi="Calibri" w:cs="Calibri"/>
          <w:b/>
          <w:bCs/>
        </w:rPr>
        <w:t>5%</w:t>
      </w:r>
      <w:r w:rsidRPr="00952A98">
        <w:rPr>
          <w:rFonts w:ascii="Calibri" w:hAnsi="Calibri" w:cs="Calibri"/>
        </w:rPr>
        <w:t xml:space="preserve"> for each missed class.</w:t>
      </w:r>
    </w:p>
    <w:p w14:paraId="612DA50F" w14:textId="77777777" w:rsidR="00D16077" w:rsidRPr="00952A98" w:rsidRDefault="00D16077" w:rsidP="00D16077">
      <w:pPr>
        <w:pStyle w:val="BodyText"/>
        <w:spacing w:before="0" w:after="0"/>
        <w:rPr>
          <w:rFonts w:ascii="Calibri" w:hAnsi="Calibri" w:cs="Calibri"/>
        </w:rPr>
      </w:pPr>
    </w:p>
    <w:p w14:paraId="2F221AB3" w14:textId="77777777" w:rsidR="00D16077" w:rsidRPr="00952A98" w:rsidRDefault="00D16077" w:rsidP="00D16077">
      <w:pPr>
        <w:pStyle w:val="BodyText"/>
        <w:spacing w:before="0" w:after="0"/>
        <w:rPr>
          <w:rFonts w:ascii="Calibri" w:hAnsi="Calibri" w:cs="Calibri"/>
        </w:rPr>
      </w:pPr>
      <w:r w:rsidRPr="00952A98">
        <w:rPr>
          <w:rFonts w:ascii="Calibri" w:hAnsi="Calibri" w:cs="Calibri"/>
        </w:rPr>
        <w:t xml:space="preserve">If your absence is because you are dealing with unexpected and extenuating circumstances, please see the policy on </w:t>
      </w:r>
      <w:r w:rsidRPr="00952A98">
        <w:rPr>
          <w:rFonts w:ascii="Calibri" w:hAnsi="Calibri" w:cs="Calibri"/>
          <w:b/>
          <w:bCs/>
        </w:rPr>
        <w:t>Temporary Academic Supports for Extended Absences with Letter</w:t>
      </w:r>
      <w:r w:rsidRPr="00952A98">
        <w:rPr>
          <w:rFonts w:ascii="Calibri" w:hAnsi="Calibri" w:cs="Calibri"/>
        </w:rPr>
        <w:t>.</w:t>
      </w:r>
    </w:p>
    <w:p w14:paraId="4A670E3B" w14:textId="77777777" w:rsidR="00D16077" w:rsidRPr="00952A98" w:rsidRDefault="00D16077" w:rsidP="00D16077">
      <w:pPr>
        <w:pStyle w:val="BodyText"/>
        <w:spacing w:before="0" w:after="0"/>
        <w:rPr>
          <w:rFonts w:ascii="Calibri" w:hAnsi="Calibri" w:cs="Calibri"/>
        </w:rPr>
      </w:pPr>
      <w:r w:rsidRPr="00952A98">
        <w:rPr>
          <w:rFonts w:ascii="Calibri" w:hAnsi="Calibri" w:cs="Calibri"/>
        </w:rPr>
        <w:t xml:space="preserve">If your absence might cause a </w:t>
      </w:r>
      <w:r w:rsidRPr="00952A98">
        <w:rPr>
          <w:rFonts w:ascii="Calibri" w:hAnsi="Calibri" w:cs="Calibri"/>
          <w:b/>
          <w:bCs/>
        </w:rPr>
        <w:t>late submission</w:t>
      </w:r>
      <w:r w:rsidRPr="00952A98">
        <w:rPr>
          <w:rFonts w:ascii="Calibri" w:hAnsi="Calibri" w:cs="Calibri"/>
        </w:rPr>
        <w:t xml:space="preserve">, see policy on </w:t>
      </w:r>
      <w:r w:rsidRPr="00952A98">
        <w:rPr>
          <w:rFonts w:ascii="Calibri" w:hAnsi="Calibri" w:cs="Calibri"/>
          <w:b/>
          <w:bCs/>
        </w:rPr>
        <w:t>Late Submissions</w:t>
      </w:r>
      <w:r w:rsidRPr="00952A98">
        <w:rPr>
          <w:rFonts w:ascii="Calibri" w:hAnsi="Calibri" w:cs="Calibri"/>
        </w:rPr>
        <w:t xml:space="preserve"> policy below.</w:t>
      </w:r>
    </w:p>
    <w:p w14:paraId="6E99D907" w14:textId="77777777" w:rsidR="00D16077" w:rsidRPr="00952A98" w:rsidRDefault="00D16077" w:rsidP="00D16077">
      <w:pPr>
        <w:pStyle w:val="Heading2"/>
      </w:pPr>
      <w:bookmarkStart w:id="39" w:name="credit-hour-policy"/>
      <w:bookmarkEnd w:id="37"/>
    </w:p>
    <w:p w14:paraId="1F27DB74" w14:textId="77777777" w:rsidR="00D16077" w:rsidRPr="00952A98" w:rsidRDefault="00D16077" w:rsidP="00D16077">
      <w:pPr>
        <w:pStyle w:val="Heading2"/>
      </w:pPr>
      <w:bookmarkStart w:id="40" w:name="_Toc174720767"/>
      <w:r w:rsidRPr="00952A98">
        <w:t>Course Workload and Credit Hour</w:t>
      </w:r>
      <w:bookmarkEnd w:id="40"/>
    </w:p>
    <w:p w14:paraId="571AB8FF" w14:textId="77777777" w:rsidR="00D16077" w:rsidRPr="00952A98" w:rsidRDefault="00D16077" w:rsidP="00D16077">
      <w:pPr>
        <w:pStyle w:val="FirstParagraph"/>
        <w:spacing w:before="0" w:after="0"/>
        <w:rPr>
          <w:rFonts w:ascii="Calibri" w:hAnsi="Calibri" w:cs="Calibri"/>
        </w:rPr>
      </w:pPr>
      <w:r w:rsidRPr="00952A98">
        <w:rPr>
          <w:rFonts w:ascii="Calibri" w:hAnsi="Calibri" w:cs="Calibri"/>
        </w:rPr>
        <w:t>This syllabus reflects the federal definition of 1 credit hour, that is:</w:t>
      </w:r>
    </w:p>
    <w:p w14:paraId="3737EFE5" w14:textId="77777777" w:rsidR="00D16077" w:rsidRPr="00952A98" w:rsidRDefault="00D16077" w:rsidP="00D16077">
      <w:pPr>
        <w:pStyle w:val="FirstParagraph"/>
        <w:spacing w:before="0" w:after="0"/>
        <w:rPr>
          <w:rFonts w:ascii="Calibri" w:hAnsi="Calibri" w:cs="Calibri"/>
        </w:rPr>
      </w:pPr>
      <w:r w:rsidRPr="00952A98">
        <w:rPr>
          <w:rFonts w:ascii="Calibri" w:hAnsi="Calibri" w:cs="Calibri"/>
          <w:b/>
          <w:bCs/>
        </w:rPr>
        <w:t>1 credit hour</w:t>
      </w:r>
      <w:r w:rsidRPr="00952A98">
        <w:rPr>
          <w:rFonts w:ascii="Calibri" w:hAnsi="Calibri" w:cs="Calibri"/>
        </w:rPr>
        <w:t xml:space="preserve"> = </w:t>
      </w:r>
      <w:r>
        <w:rPr>
          <w:rFonts w:ascii="Calibri" w:hAnsi="Calibri" w:cs="Calibri"/>
          <w:b/>
          <w:bCs/>
        </w:rPr>
        <w:t xml:space="preserve">minimum </w:t>
      </w:r>
      <w:r w:rsidRPr="00952A98">
        <w:rPr>
          <w:rFonts w:ascii="Calibri" w:hAnsi="Calibri" w:cs="Calibri"/>
          <w:b/>
          <w:bCs/>
        </w:rPr>
        <w:t>3 hours</w:t>
      </w:r>
      <w:r w:rsidRPr="00952A98">
        <w:rPr>
          <w:rFonts w:ascii="Calibri" w:hAnsi="Calibri" w:cs="Calibri"/>
        </w:rPr>
        <w:t xml:space="preserve"> of </w:t>
      </w:r>
      <w:r>
        <w:rPr>
          <w:rFonts w:ascii="Calibri" w:hAnsi="Calibri" w:cs="Calibri"/>
          <w:b/>
          <w:bCs/>
        </w:rPr>
        <w:t xml:space="preserve">engaged time </w:t>
      </w:r>
      <w:r w:rsidRPr="00952A98">
        <w:rPr>
          <w:rFonts w:ascii="Calibri" w:hAnsi="Calibri" w:cs="Calibri"/>
        </w:rPr>
        <w:t>per week per 1 credit over a 15-week semester.</w:t>
      </w:r>
    </w:p>
    <w:p w14:paraId="77FAF530" w14:textId="77777777" w:rsidR="00D16077" w:rsidRDefault="00D16077" w:rsidP="00D16077">
      <w:pPr>
        <w:pStyle w:val="BodyText"/>
        <w:spacing w:before="0" w:after="0"/>
        <w:rPr>
          <w:rFonts w:ascii="Calibri" w:hAnsi="Calibri" w:cs="Calibri"/>
        </w:rPr>
      </w:pPr>
      <w:r w:rsidRPr="00952A98">
        <w:rPr>
          <w:rFonts w:ascii="Calibri" w:hAnsi="Calibri" w:cs="Calibri"/>
        </w:rPr>
        <w:t>This means that</w:t>
      </w:r>
    </w:p>
    <w:p w14:paraId="719D19D6" w14:textId="77777777" w:rsidR="00D16077" w:rsidRDefault="00D16077" w:rsidP="00D16077">
      <w:pPr>
        <w:pStyle w:val="BodyText"/>
        <w:numPr>
          <w:ilvl w:val="0"/>
          <w:numId w:val="33"/>
        </w:numPr>
        <w:spacing w:before="0" w:after="0"/>
        <w:rPr>
          <w:rFonts w:ascii="Calibri" w:hAnsi="Calibri" w:cs="Calibri"/>
        </w:rPr>
      </w:pPr>
      <w:r w:rsidRPr="003804C6">
        <w:rPr>
          <w:rFonts w:ascii="Calibri" w:hAnsi="Calibri" w:cs="Calibri"/>
          <w:b/>
          <w:bCs/>
        </w:rPr>
        <w:t>3-cr course</w:t>
      </w:r>
      <w:r w:rsidRPr="00952A98">
        <w:rPr>
          <w:rFonts w:ascii="Calibri" w:hAnsi="Calibri" w:cs="Calibri"/>
        </w:rPr>
        <w:t xml:space="preserve"> requires </w:t>
      </w:r>
      <w:r w:rsidRPr="00952A98">
        <w:rPr>
          <w:rFonts w:ascii="Calibri" w:hAnsi="Calibri" w:cs="Calibri"/>
          <w:b/>
          <w:bCs/>
        </w:rPr>
        <w:t xml:space="preserve">9 hours of </w:t>
      </w:r>
      <w:r>
        <w:rPr>
          <w:rFonts w:ascii="Calibri" w:hAnsi="Calibri" w:cs="Calibri"/>
          <w:b/>
          <w:bCs/>
        </w:rPr>
        <w:t>engaged time</w:t>
      </w:r>
      <w:r w:rsidRPr="00952A98">
        <w:rPr>
          <w:rFonts w:ascii="Calibri" w:hAnsi="Calibri" w:cs="Calibri"/>
          <w:b/>
          <w:bCs/>
        </w:rPr>
        <w:t xml:space="preserve"> each week</w:t>
      </w:r>
      <w:r>
        <w:rPr>
          <w:rFonts w:ascii="Calibri" w:hAnsi="Calibri" w:cs="Calibri"/>
        </w:rPr>
        <w:t>, including class meeting time.</w:t>
      </w:r>
    </w:p>
    <w:p w14:paraId="32F51A0F" w14:textId="77777777" w:rsidR="00D16077" w:rsidRDefault="00D16077" w:rsidP="00D16077">
      <w:pPr>
        <w:pStyle w:val="BodyText"/>
        <w:numPr>
          <w:ilvl w:val="0"/>
          <w:numId w:val="33"/>
        </w:numPr>
        <w:spacing w:before="0" w:after="0"/>
        <w:rPr>
          <w:rFonts w:ascii="Calibri" w:hAnsi="Calibri" w:cs="Calibri"/>
        </w:rPr>
      </w:pPr>
      <w:r w:rsidRPr="00500332">
        <w:rPr>
          <w:rFonts w:ascii="Calibri" w:hAnsi="Calibri" w:cs="Calibri"/>
          <w:b/>
          <w:bCs/>
        </w:rPr>
        <w:t>4-cr course</w:t>
      </w:r>
      <w:r w:rsidRPr="00500332">
        <w:rPr>
          <w:rFonts w:ascii="Calibri" w:hAnsi="Calibri" w:cs="Calibri"/>
        </w:rPr>
        <w:t xml:space="preserve"> requires </w:t>
      </w:r>
      <w:r>
        <w:rPr>
          <w:rFonts w:ascii="Calibri" w:hAnsi="Calibri" w:cs="Calibri"/>
          <w:b/>
          <w:bCs/>
        </w:rPr>
        <w:t xml:space="preserve">12 </w:t>
      </w:r>
      <w:r w:rsidRPr="00500332">
        <w:rPr>
          <w:rFonts w:ascii="Calibri" w:hAnsi="Calibri" w:cs="Calibri"/>
          <w:b/>
          <w:bCs/>
        </w:rPr>
        <w:t>hours of engaged time each week</w:t>
      </w:r>
      <w:r>
        <w:rPr>
          <w:rFonts w:ascii="Calibri" w:hAnsi="Calibri" w:cs="Calibri"/>
          <w:b/>
          <w:bCs/>
        </w:rPr>
        <w:t xml:space="preserve">, </w:t>
      </w:r>
      <w:r>
        <w:rPr>
          <w:rFonts w:ascii="Calibri" w:hAnsi="Calibri" w:cs="Calibri"/>
        </w:rPr>
        <w:t xml:space="preserve">including class meeting time. </w:t>
      </w:r>
    </w:p>
    <w:p w14:paraId="7FF579E7" w14:textId="77777777" w:rsidR="00D16077" w:rsidRPr="00305036" w:rsidRDefault="00D16077" w:rsidP="00D16077">
      <w:pPr>
        <w:pStyle w:val="BodyText"/>
        <w:spacing w:before="0" w:after="0"/>
        <w:ind w:left="720"/>
        <w:rPr>
          <w:rFonts w:ascii="Calibri" w:hAnsi="Calibri" w:cs="Calibri"/>
        </w:rPr>
      </w:pPr>
    </w:p>
    <w:p w14:paraId="07528590" w14:textId="77777777" w:rsidR="00D16077" w:rsidRPr="00952A98" w:rsidRDefault="00D16077" w:rsidP="00D16077">
      <w:pPr>
        <w:pStyle w:val="BodyText"/>
        <w:spacing w:before="0" w:after="0"/>
        <w:rPr>
          <w:rFonts w:ascii="Calibri" w:hAnsi="Calibri" w:cs="Calibri"/>
        </w:rPr>
      </w:pPr>
      <w:r>
        <w:rPr>
          <w:rFonts w:ascii="Calibri" w:hAnsi="Calibri" w:cs="Calibri"/>
        </w:rPr>
        <w:t xml:space="preserve">Student engaged time </w:t>
      </w:r>
      <w:r w:rsidRPr="00952A98">
        <w:rPr>
          <w:rFonts w:ascii="Calibri" w:hAnsi="Calibri" w:cs="Calibri"/>
        </w:rPr>
        <w:t>includes the following:</w:t>
      </w:r>
    </w:p>
    <w:p w14:paraId="03DA9558" w14:textId="77777777" w:rsidR="00D16077" w:rsidRPr="00952A98" w:rsidRDefault="00D16077" w:rsidP="00D16077">
      <w:pPr>
        <w:pStyle w:val="BodyText"/>
        <w:numPr>
          <w:ilvl w:val="0"/>
          <w:numId w:val="31"/>
        </w:numPr>
        <w:spacing w:before="0" w:after="0"/>
        <w:rPr>
          <w:rFonts w:ascii="Calibri" w:hAnsi="Calibri" w:cs="Calibri"/>
        </w:rPr>
      </w:pPr>
      <w:r w:rsidRPr="00952A98">
        <w:rPr>
          <w:rFonts w:ascii="Calibri" w:hAnsi="Calibri" w:cs="Calibri"/>
        </w:rPr>
        <w:t xml:space="preserve">Attendance of class meetings and participation in </w:t>
      </w:r>
      <w:r>
        <w:rPr>
          <w:rFonts w:ascii="Calibri" w:hAnsi="Calibri" w:cs="Calibri"/>
        </w:rPr>
        <w:t>in-</w:t>
      </w:r>
      <w:r w:rsidRPr="00952A98">
        <w:rPr>
          <w:rFonts w:ascii="Calibri" w:hAnsi="Calibri" w:cs="Calibri"/>
        </w:rPr>
        <w:t>class learning activities</w:t>
      </w:r>
    </w:p>
    <w:p w14:paraId="73A01500" w14:textId="77777777" w:rsidR="00D16077" w:rsidRPr="00952A98" w:rsidRDefault="00D16077" w:rsidP="00D16077">
      <w:pPr>
        <w:pStyle w:val="BodyText"/>
        <w:numPr>
          <w:ilvl w:val="0"/>
          <w:numId w:val="31"/>
        </w:numPr>
        <w:spacing w:before="0" w:after="0"/>
        <w:rPr>
          <w:rFonts w:ascii="Calibri" w:hAnsi="Calibri" w:cs="Calibri"/>
        </w:rPr>
      </w:pPr>
      <w:r>
        <w:rPr>
          <w:rFonts w:ascii="Calibri" w:hAnsi="Calibri" w:cs="Calibri"/>
        </w:rPr>
        <w:t>Completing w</w:t>
      </w:r>
      <w:r w:rsidRPr="00952A98">
        <w:rPr>
          <w:rFonts w:ascii="Calibri" w:hAnsi="Calibri" w:cs="Calibri"/>
        </w:rPr>
        <w:t>eekly labs, readings, and assignments</w:t>
      </w:r>
    </w:p>
    <w:p w14:paraId="5F529E81" w14:textId="77777777" w:rsidR="00D16077" w:rsidRPr="00952A98" w:rsidRDefault="00D16077" w:rsidP="00D16077">
      <w:pPr>
        <w:pStyle w:val="BodyText"/>
        <w:numPr>
          <w:ilvl w:val="0"/>
          <w:numId w:val="31"/>
        </w:numPr>
        <w:spacing w:before="0" w:after="0"/>
        <w:rPr>
          <w:rFonts w:ascii="Calibri" w:hAnsi="Calibri" w:cs="Calibri"/>
        </w:rPr>
      </w:pPr>
      <w:r w:rsidRPr="00952A98">
        <w:rPr>
          <w:rFonts w:ascii="Calibri" w:hAnsi="Calibri" w:cs="Calibri"/>
        </w:rPr>
        <w:t>Participation in collaborative learning experiences, such as working with peers on labs or the course team project</w:t>
      </w:r>
    </w:p>
    <w:p w14:paraId="7F979E4A" w14:textId="77777777" w:rsidR="00D16077" w:rsidRPr="00952A98" w:rsidRDefault="00D16077" w:rsidP="00D16077">
      <w:pPr>
        <w:pStyle w:val="BodyText"/>
        <w:numPr>
          <w:ilvl w:val="0"/>
          <w:numId w:val="31"/>
        </w:numPr>
        <w:spacing w:before="0" w:after="0"/>
        <w:rPr>
          <w:rFonts w:ascii="Calibri" w:hAnsi="Calibri" w:cs="Calibri"/>
        </w:rPr>
      </w:pPr>
      <w:r w:rsidRPr="00952A98">
        <w:rPr>
          <w:rFonts w:ascii="Calibri" w:hAnsi="Calibri" w:cs="Calibri"/>
        </w:rPr>
        <w:t>Participation in scheduled study groups</w:t>
      </w:r>
    </w:p>
    <w:p w14:paraId="76A07E81" w14:textId="77777777" w:rsidR="00D16077" w:rsidRPr="00952A98" w:rsidRDefault="00D16077" w:rsidP="00D16077">
      <w:pPr>
        <w:pStyle w:val="BodyText"/>
        <w:numPr>
          <w:ilvl w:val="0"/>
          <w:numId w:val="31"/>
        </w:numPr>
        <w:spacing w:before="0" w:after="0"/>
        <w:rPr>
          <w:rFonts w:ascii="Calibri" w:hAnsi="Calibri" w:cs="Calibri"/>
        </w:rPr>
      </w:pPr>
      <w:r>
        <w:rPr>
          <w:rFonts w:ascii="Calibri" w:hAnsi="Calibri" w:cs="Calibri"/>
        </w:rPr>
        <w:t>Seeking t</w:t>
      </w:r>
      <w:r w:rsidRPr="00952A98">
        <w:rPr>
          <w:rFonts w:ascii="Calibri" w:hAnsi="Calibri" w:cs="Calibri"/>
        </w:rPr>
        <w:t>utoring help and other academic supports from the Library and CAE</w:t>
      </w:r>
    </w:p>
    <w:p w14:paraId="06222436" w14:textId="77777777" w:rsidR="00D16077" w:rsidRPr="00952A98" w:rsidRDefault="00D16077" w:rsidP="00D16077">
      <w:pPr>
        <w:pStyle w:val="BodyText"/>
        <w:numPr>
          <w:ilvl w:val="0"/>
          <w:numId w:val="31"/>
        </w:numPr>
        <w:spacing w:before="0" w:after="0"/>
        <w:rPr>
          <w:rFonts w:ascii="Calibri" w:hAnsi="Calibri" w:cs="Calibri"/>
        </w:rPr>
      </w:pPr>
      <w:r w:rsidRPr="00952A98">
        <w:rPr>
          <w:rFonts w:ascii="Calibri" w:hAnsi="Calibri" w:cs="Calibri"/>
        </w:rPr>
        <w:t>Consultation with and assistance from the course instructor and classroom assistants</w:t>
      </w:r>
    </w:p>
    <w:p w14:paraId="66D3DD25" w14:textId="77777777" w:rsidR="00D16077" w:rsidRPr="00952A98" w:rsidRDefault="00D16077" w:rsidP="00D16077">
      <w:pPr>
        <w:pStyle w:val="BodyText"/>
        <w:numPr>
          <w:ilvl w:val="0"/>
          <w:numId w:val="31"/>
        </w:numPr>
        <w:spacing w:before="0" w:after="0"/>
        <w:rPr>
          <w:rFonts w:ascii="Calibri" w:hAnsi="Calibri" w:cs="Calibri"/>
        </w:rPr>
      </w:pPr>
      <w:r w:rsidRPr="00952A98">
        <w:rPr>
          <w:rFonts w:ascii="Calibri" w:hAnsi="Calibri" w:cs="Calibri"/>
        </w:rPr>
        <w:t>One-on-one check-ins with class instructor to evaluate your progress.</w:t>
      </w:r>
    </w:p>
    <w:p w14:paraId="68D7B0C0" w14:textId="77777777" w:rsidR="00D16077" w:rsidRPr="00952A98" w:rsidRDefault="00D16077" w:rsidP="00D16077">
      <w:pPr>
        <w:pStyle w:val="BodyText"/>
        <w:spacing w:before="0" w:after="0"/>
        <w:rPr>
          <w:rFonts w:ascii="Calibri" w:hAnsi="Calibri" w:cs="Calibri"/>
        </w:rPr>
      </w:pPr>
    </w:p>
    <w:p w14:paraId="35A4AD90" w14:textId="77777777" w:rsidR="00D16077" w:rsidRPr="00952A98" w:rsidRDefault="00D16077" w:rsidP="00D16077">
      <w:pPr>
        <w:pStyle w:val="BodyText"/>
        <w:spacing w:before="0" w:after="0"/>
        <w:rPr>
          <w:rFonts w:ascii="Calibri" w:hAnsi="Calibri" w:cs="Calibri"/>
        </w:rPr>
      </w:pPr>
      <w:r w:rsidRPr="00952A98">
        <w:rPr>
          <w:rFonts w:ascii="Calibri" w:hAnsi="Calibri" w:cs="Calibri"/>
        </w:rPr>
        <w:t xml:space="preserve">Student academic work reflects the development of competencies facilitated by this course and is </w:t>
      </w:r>
      <w:r>
        <w:rPr>
          <w:rFonts w:ascii="Calibri" w:hAnsi="Calibri" w:cs="Calibri"/>
        </w:rPr>
        <w:t>demonstrated</w:t>
      </w:r>
      <w:r w:rsidRPr="00952A98">
        <w:rPr>
          <w:rFonts w:ascii="Calibri" w:hAnsi="Calibri" w:cs="Calibri"/>
        </w:rPr>
        <w:t xml:space="preserve"> through the evidence of student achievement. </w:t>
      </w:r>
    </w:p>
    <w:p w14:paraId="09A331CD" w14:textId="77777777" w:rsidR="00D16077" w:rsidRPr="00952A98" w:rsidRDefault="00D16077" w:rsidP="00D16077">
      <w:pPr>
        <w:pStyle w:val="Heading2"/>
      </w:pPr>
      <w:bookmarkStart w:id="41" w:name="curtailed-operations"/>
      <w:bookmarkEnd w:id="39"/>
    </w:p>
    <w:p w14:paraId="54BA39B2" w14:textId="77777777" w:rsidR="00D16077" w:rsidRPr="00952A98" w:rsidRDefault="00D16077" w:rsidP="00D16077">
      <w:pPr>
        <w:pStyle w:val="Heading2"/>
      </w:pPr>
      <w:bookmarkStart w:id="42" w:name="_Toc174720768"/>
      <w:r w:rsidRPr="00952A98">
        <w:t>Curtailed Operations</w:t>
      </w:r>
      <w:bookmarkEnd w:id="42"/>
    </w:p>
    <w:p w14:paraId="6323CD92" w14:textId="62E3B83E" w:rsidR="00D16077" w:rsidRPr="00D16077" w:rsidRDefault="00D16077" w:rsidP="00D16077">
      <w:pPr>
        <w:pStyle w:val="FirstParagraph"/>
        <w:spacing w:before="0" w:after="0"/>
        <w:rPr>
          <w:rFonts w:ascii="Calibri" w:hAnsi="Calibri" w:cs="Calibri"/>
        </w:rPr>
      </w:pPr>
      <w:r w:rsidRPr="00952A98">
        <w:rPr>
          <w:rFonts w:ascii="Calibri" w:hAnsi="Calibri" w:cs="Calibri"/>
        </w:rPr>
        <w:t xml:space="preserve">If the University curtails operations due to weather, we will not hold in-person class meeting for our safety and the safety of others. As soon as possible, the instructor will post an </w:t>
      </w:r>
      <w:r w:rsidRPr="001D0175">
        <w:rPr>
          <w:rFonts w:ascii="Calibri" w:hAnsi="Calibri" w:cs="Calibri"/>
          <w:b/>
          <w:bCs/>
        </w:rPr>
        <w:t>announcement on Canvas</w:t>
      </w:r>
      <w:r w:rsidRPr="00952A98">
        <w:rPr>
          <w:rFonts w:ascii="Calibri" w:hAnsi="Calibri" w:cs="Calibri"/>
        </w:rPr>
        <w:t xml:space="preserve"> about possible remote class meeting, due dates, any make-up work. Please make sure you have access to the UNH Alert RAVE system. If needed, sign up for RAVE Alerts </w:t>
      </w:r>
      <w:hyperlink r:id="rId17">
        <w:r w:rsidRPr="00952A98">
          <w:rPr>
            <w:rStyle w:val="Hyperlink"/>
            <w:rFonts w:ascii="Calibri" w:hAnsi="Calibri" w:cs="Calibri"/>
          </w:rPr>
          <w:t>here</w:t>
        </w:r>
      </w:hyperlink>
      <w:r w:rsidRPr="00952A98">
        <w:rPr>
          <w:rFonts w:ascii="Calibri" w:hAnsi="Calibri" w:cs="Calibri"/>
        </w:rPr>
        <w:t>.</w:t>
      </w:r>
      <w:bookmarkStart w:id="43" w:name="late-submissions"/>
      <w:bookmarkStart w:id="44" w:name="_Toc174720769"/>
      <w:bookmarkEnd w:id="41"/>
    </w:p>
    <w:p w14:paraId="4951D43D" w14:textId="77777777" w:rsidR="00D16077" w:rsidRDefault="00D16077" w:rsidP="00D16077">
      <w:pPr>
        <w:pStyle w:val="Heading2"/>
      </w:pPr>
    </w:p>
    <w:p w14:paraId="6F92525F" w14:textId="55200AF9" w:rsidR="00D16077" w:rsidRPr="00952A98" w:rsidRDefault="00D16077" w:rsidP="00D16077">
      <w:pPr>
        <w:pStyle w:val="Heading2"/>
      </w:pPr>
      <w:r w:rsidRPr="00952A98">
        <w:t>Early Alerts Report</w:t>
      </w:r>
      <w:bookmarkEnd w:id="44"/>
      <w:r>
        <w:t xml:space="preserve"> </w:t>
      </w:r>
    </w:p>
    <w:p w14:paraId="4BBDBF1C" w14:textId="6276920B" w:rsidR="00D16077" w:rsidRPr="00952A98" w:rsidRDefault="00D16077" w:rsidP="00D16077">
      <w:pPr>
        <w:pStyle w:val="BodyText"/>
        <w:spacing w:before="0" w:after="0"/>
        <w:rPr>
          <w:rFonts w:ascii="Calibri" w:hAnsi="Calibri" w:cs="Calibri"/>
        </w:rPr>
      </w:pPr>
      <w:r w:rsidRPr="00952A98">
        <w:rPr>
          <w:rFonts w:ascii="Calibri" w:hAnsi="Calibri" w:cs="Calibri"/>
        </w:rPr>
        <w:t xml:space="preserve">The University is invested in your academic success. If a faculty member is concerned about your academic behavior or performance, they may submit an academic alert – particularly around Week 5 (Feb. 19 – Feb. 25).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(or your faculty advisor, if graduate student) and connect with your instructor to discuss the reason for the alert. </w:t>
      </w:r>
    </w:p>
    <w:p w14:paraId="5CBDE8F4" w14:textId="77777777" w:rsidR="00D16077" w:rsidRDefault="00D16077" w:rsidP="00D16077">
      <w:pPr>
        <w:pStyle w:val="Heading2"/>
      </w:pPr>
      <w:bookmarkStart w:id="45" w:name="_Toc174720770"/>
    </w:p>
    <w:p w14:paraId="7A8D3A44" w14:textId="77777777" w:rsidR="00B77162" w:rsidRDefault="00B77162" w:rsidP="00D16077">
      <w:pPr>
        <w:pStyle w:val="Heading2"/>
      </w:pPr>
    </w:p>
    <w:p w14:paraId="25681BEE" w14:textId="77777777" w:rsidR="00B77162" w:rsidRDefault="00B77162" w:rsidP="00D16077">
      <w:pPr>
        <w:pStyle w:val="Heading2"/>
      </w:pPr>
    </w:p>
    <w:p w14:paraId="49596964" w14:textId="17013C04" w:rsidR="00D16077" w:rsidRPr="00952A98" w:rsidRDefault="00D16077" w:rsidP="00D16077">
      <w:pPr>
        <w:pStyle w:val="Heading2"/>
      </w:pPr>
      <w:r w:rsidRPr="00952A98">
        <w:lastRenderedPageBreak/>
        <w:t>Late Submissions</w:t>
      </w:r>
      <w:bookmarkEnd w:id="45"/>
    </w:p>
    <w:p w14:paraId="062D0177" w14:textId="77777777" w:rsidR="00D16077" w:rsidRPr="00952A98" w:rsidRDefault="00D16077" w:rsidP="00D16077">
      <w:pPr>
        <w:pStyle w:val="FirstParagraph"/>
        <w:spacing w:before="0" w:after="0"/>
        <w:rPr>
          <w:rFonts w:ascii="Calibri" w:hAnsi="Calibri" w:cs="Calibri"/>
        </w:rPr>
      </w:pPr>
      <w:r w:rsidRPr="00952A98">
        <w:rPr>
          <w:rFonts w:ascii="Calibri" w:hAnsi="Calibri" w:cs="Calibri"/>
          <w:b/>
          <w:bCs/>
        </w:rPr>
        <w:t>No assignment</w:t>
      </w:r>
      <w:r w:rsidRPr="00952A98">
        <w:rPr>
          <w:rFonts w:ascii="Calibri" w:hAnsi="Calibri" w:cs="Calibri"/>
        </w:rPr>
        <w:t xml:space="preserve"> will be accepted after the deadline and a 0 grade will be entered in the Canvas Grades.</w:t>
      </w:r>
    </w:p>
    <w:p w14:paraId="079DE76F" w14:textId="77777777" w:rsidR="00D16077" w:rsidRPr="00952A98" w:rsidRDefault="00D16077" w:rsidP="00D16077">
      <w:pPr>
        <w:pStyle w:val="BodyText"/>
        <w:spacing w:before="0" w:after="0"/>
        <w:rPr>
          <w:rFonts w:ascii="Calibri" w:hAnsi="Calibri" w:cs="Calibri"/>
        </w:rPr>
      </w:pPr>
    </w:p>
    <w:p w14:paraId="4FC43F73" w14:textId="77777777" w:rsidR="00D16077" w:rsidRPr="00952A98" w:rsidRDefault="00D16077" w:rsidP="00D16077">
      <w:pPr>
        <w:pStyle w:val="BodyText"/>
        <w:spacing w:before="0" w:after="0"/>
        <w:rPr>
          <w:rFonts w:ascii="Calibri" w:hAnsi="Calibri" w:cs="Calibri"/>
        </w:rPr>
      </w:pPr>
      <w:r w:rsidRPr="00952A98">
        <w:rPr>
          <w:rFonts w:ascii="Calibri" w:hAnsi="Calibri" w:cs="Calibri"/>
        </w:rPr>
        <w:t xml:space="preserve">If you are in the situation of missing a deadline, you take the responsibility to </w:t>
      </w:r>
      <w:r w:rsidRPr="00952A98">
        <w:rPr>
          <w:rFonts w:ascii="Calibri" w:hAnsi="Calibri" w:cs="Calibri"/>
          <w:b/>
          <w:bCs/>
        </w:rPr>
        <w:t>request approval for a time extension</w:t>
      </w:r>
      <w:r w:rsidRPr="00952A98">
        <w:rPr>
          <w:rFonts w:ascii="Calibri" w:hAnsi="Calibri" w:cs="Calibri"/>
        </w:rPr>
        <w:t>. This means that you MUST do the following:</w:t>
      </w:r>
    </w:p>
    <w:p w14:paraId="36C30C79" w14:textId="77777777" w:rsidR="00D16077" w:rsidRPr="00952A98" w:rsidRDefault="00D16077" w:rsidP="00D16077">
      <w:pPr>
        <w:pStyle w:val="BodyText"/>
        <w:numPr>
          <w:ilvl w:val="0"/>
          <w:numId w:val="32"/>
        </w:numPr>
        <w:spacing w:before="0" w:after="0"/>
        <w:rPr>
          <w:rFonts w:ascii="Calibri" w:hAnsi="Calibri" w:cs="Calibri"/>
        </w:rPr>
      </w:pPr>
      <w:r w:rsidRPr="00952A98">
        <w:rPr>
          <w:rFonts w:ascii="Calibri" w:hAnsi="Calibri" w:cs="Calibri"/>
          <w:b/>
          <w:bCs/>
        </w:rPr>
        <w:t>Email course instructor</w:t>
      </w:r>
      <w:r w:rsidRPr="00952A98">
        <w:rPr>
          <w:rFonts w:ascii="Calibri" w:hAnsi="Calibri" w:cs="Calibri"/>
        </w:rPr>
        <w:t xml:space="preserve"> using </w:t>
      </w:r>
      <w:r w:rsidRPr="00952A98">
        <w:rPr>
          <w:rFonts w:ascii="Calibri" w:hAnsi="Calibri" w:cs="Calibri"/>
          <w:b/>
          <w:bCs/>
        </w:rPr>
        <w:t>Canvas Inbox tool BEFORE the deadline</w:t>
      </w:r>
      <w:r w:rsidRPr="00952A98">
        <w:rPr>
          <w:rFonts w:ascii="Calibri" w:hAnsi="Calibri" w:cs="Calibri"/>
        </w:rPr>
        <w:t>. - In your email, include these TWO IMPORTANT things:</w:t>
      </w:r>
    </w:p>
    <w:p w14:paraId="73C254CC" w14:textId="77777777" w:rsidR="00D16077" w:rsidRPr="00952A98" w:rsidRDefault="00D16077" w:rsidP="00D16077">
      <w:pPr>
        <w:pStyle w:val="BodyText"/>
        <w:numPr>
          <w:ilvl w:val="0"/>
          <w:numId w:val="32"/>
        </w:numPr>
        <w:spacing w:before="0" w:after="0"/>
        <w:rPr>
          <w:rFonts w:ascii="Calibri" w:hAnsi="Calibri" w:cs="Calibri"/>
        </w:rPr>
      </w:pPr>
      <w:r w:rsidRPr="00952A98">
        <w:rPr>
          <w:rFonts w:ascii="Calibri" w:hAnsi="Calibri" w:cs="Calibri"/>
          <w:b/>
          <w:bCs/>
        </w:rPr>
        <w:t>Explain circumstances</w:t>
      </w:r>
      <w:r w:rsidRPr="00952A98">
        <w:rPr>
          <w:rFonts w:ascii="Calibri" w:hAnsi="Calibri" w:cs="Calibri"/>
        </w:rPr>
        <w:t xml:space="preserve"> that prevented you from meeting the submission deadline.</w:t>
      </w:r>
    </w:p>
    <w:p w14:paraId="013C03F5" w14:textId="77777777" w:rsidR="00D16077" w:rsidRPr="00952A98" w:rsidRDefault="00D16077" w:rsidP="00D16077">
      <w:pPr>
        <w:pStyle w:val="BodyText"/>
        <w:numPr>
          <w:ilvl w:val="0"/>
          <w:numId w:val="32"/>
        </w:numPr>
        <w:spacing w:before="0" w:after="0"/>
        <w:rPr>
          <w:rFonts w:ascii="Calibri" w:hAnsi="Calibri" w:cs="Calibri"/>
        </w:rPr>
      </w:pPr>
      <w:r w:rsidRPr="00952A98">
        <w:rPr>
          <w:rFonts w:ascii="Calibri" w:hAnsi="Calibri" w:cs="Calibri"/>
          <w:b/>
          <w:bCs/>
        </w:rPr>
        <w:t>Outline SPECIFIC plans</w:t>
      </w:r>
      <w:r w:rsidRPr="00952A98">
        <w:rPr>
          <w:rFonts w:ascii="Calibri" w:hAnsi="Calibri" w:cs="Calibri"/>
        </w:rPr>
        <w:t xml:space="preserve"> for making up the missed requirements, including the EXACT time when you’ll submit your work, </w:t>
      </w:r>
      <w:r w:rsidRPr="00952A98">
        <w:rPr>
          <w:rFonts w:ascii="Calibri" w:hAnsi="Calibri" w:cs="Calibri"/>
          <w:b/>
          <w:bCs/>
        </w:rPr>
        <w:t>no later than FIVE days</w:t>
      </w:r>
      <w:r w:rsidRPr="00952A98">
        <w:rPr>
          <w:rFonts w:ascii="Calibri" w:hAnsi="Calibri" w:cs="Calibri"/>
        </w:rPr>
        <w:t xml:space="preserve"> after the submission deadline. </w:t>
      </w:r>
    </w:p>
    <w:p w14:paraId="76708C6B" w14:textId="77777777" w:rsidR="00D16077" w:rsidRPr="00952A98" w:rsidRDefault="00D16077" w:rsidP="00D16077">
      <w:pPr>
        <w:pStyle w:val="BodyText"/>
        <w:spacing w:before="0" w:after="0"/>
        <w:rPr>
          <w:rFonts w:ascii="Calibri" w:hAnsi="Calibri" w:cs="Calibri"/>
        </w:rPr>
      </w:pPr>
      <w:r w:rsidRPr="00952A98">
        <w:rPr>
          <w:rFonts w:ascii="Calibri" w:hAnsi="Calibri" w:cs="Calibri"/>
        </w:rPr>
        <w:t>You will receive an email confirmation from the course instructor with the approval or denial of your request.</w:t>
      </w:r>
    </w:p>
    <w:p w14:paraId="56C7CA79" w14:textId="77777777" w:rsidR="00D16077" w:rsidRPr="00952A98" w:rsidRDefault="00D16077" w:rsidP="00D16077">
      <w:pPr>
        <w:pStyle w:val="BodyText"/>
        <w:spacing w:before="0" w:after="0"/>
        <w:rPr>
          <w:rFonts w:ascii="Calibri" w:hAnsi="Calibri" w:cs="Calibri"/>
        </w:rPr>
      </w:pPr>
    </w:p>
    <w:p w14:paraId="49AF7506" w14:textId="77777777" w:rsidR="00D16077" w:rsidRDefault="00D16077" w:rsidP="00D16077">
      <w:pPr>
        <w:pStyle w:val="BodyText"/>
        <w:spacing w:before="0" w:after="0"/>
        <w:rPr>
          <w:rFonts w:ascii="Calibri" w:hAnsi="Calibri" w:cs="Calibri"/>
        </w:rPr>
      </w:pPr>
      <w:r w:rsidRPr="00952A98">
        <w:rPr>
          <w:rFonts w:ascii="Calibri" w:hAnsi="Calibri" w:cs="Calibri"/>
        </w:rPr>
        <w:t xml:space="preserve">If missing a deadline is because you are dealing with unexpected and extenuating circumstances, please see the policy on </w:t>
      </w:r>
      <w:r w:rsidRPr="00952A98">
        <w:rPr>
          <w:rFonts w:ascii="Calibri" w:hAnsi="Calibri" w:cs="Calibri"/>
          <w:b/>
          <w:bCs/>
        </w:rPr>
        <w:t>Temporary Academic Supports for Extended Absences with Letter</w:t>
      </w:r>
      <w:r w:rsidRPr="00952A98">
        <w:rPr>
          <w:rFonts w:ascii="Calibri" w:hAnsi="Calibri" w:cs="Calibri"/>
        </w:rPr>
        <w:t>.</w:t>
      </w:r>
    </w:p>
    <w:p w14:paraId="6B2944B0" w14:textId="77777777" w:rsidR="00D16077" w:rsidRDefault="00D16077" w:rsidP="00D16077">
      <w:pPr>
        <w:pStyle w:val="BodyText"/>
        <w:spacing w:before="0" w:after="0"/>
        <w:rPr>
          <w:rFonts w:ascii="Calibri" w:hAnsi="Calibri" w:cs="Calibri"/>
        </w:rPr>
      </w:pPr>
    </w:p>
    <w:p w14:paraId="293D0827" w14:textId="77777777" w:rsidR="00D16077" w:rsidRPr="00952A98" w:rsidRDefault="00D16077" w:rsidP="00D16077">
      <w:pPr>
        <w:pStyle w:val="Heading2"/>
      </w:pPr>
      <w:bookmarkStart w:id="46" w:name="_Toc174720771"/>
      <w:r>
        <w:t>Online Communication Guidelines</w:t>
      </w:r>
      <w:bookmarkEnd w:id="46"/>
    </w:p>
    <w:p w14:paraId="256E8F85" w14:textId="77777777" w:rsidR="00D16077" w:rsidRPr="00952A98" w:rsidRDefault="00D16077" w:rsidP="00D16077">
      <w:pPr>
        <w:pStyle w:val="BodyText"/>
        <w:spacing w:before="0" w:after="0"/>
        <w:rPr>
          <w:rFonts w:ascii="Calibri" w:hAnsi="Calibri" w:cs="Calibri"/>
        </w:rPr>
      </w:pPr>
      <w:r>
        <w:rPr>
          <w:rFonts w:ascii="Calibri" w:hAnsi="Calibri" w:cs="Calibri"/>
        </w:rPr>
        <w:t xml:space="preserve">We are all expected to communicate professionally when using online communication tools with peers and instructor. See guidelines at </w:t>
      </w:r>
      <w:bookmarkStart w:id="47" w:name="student-accessibility-services"/>
      <w:bookmarkEnd w:id="43"/>
      <w:r>
        <w:rPr>
          <w:rFonts w:ascii="Calibri" w:hAnsi="Calibri" w:cs="Calibri"/>
        </w:rPr>
        <w:fldChar w:fldCharType="begin"/>
      </w:r>
      <w:r>
        <w:rPr>
          <w:rFonts w:ascii="Calibri" w:hAnsi="Calibri" w:cs="Calibri"/>
        </w:rPr>
        <w:instrText>HYPERLINK "</w:instrText>
      </w:r>
      <w:r w:rsidRPr="007212A3">
        <w:rPr>
          <w:rFonts w:ascii="Calibri" w:hAnsi="Calibri" w:cs="Calibri"/>
        </w:rPr>
        <w:instrText>https://www.unh.edu/it/academic-technology</w:instrText>
      </w:r>
      <w:r>
        <w:rPr>
          <w:rFonts w:ascii="Calibri" w:hAnsi="Calibri" w:cs="Calibri"/>
        </w:rPr>
        <w:instrText>"</w:instrText>
      </w:r>
      <w:r>
        <w:rPr>
          <w:rFonts w:ascii="Calibri" w:hAnsi="Calibri" w:cs="Calibri"/>
        </w:rPr>
      </w:r>
      <w:r>
        <w:rPr>
          <w:rFonts w:ascii="Calibri" w:hAnsi="Calibri" w:cs="Calibri"/>
        </w:rPr>
        <w:fldChar w:fldCharType="separate"/>
      </w:r>
      <w:r w:rsidRPr="00E03AA8">
        <w:rPr>
          <w:rStyle w:val="Hyperlink"/>
          <w:rFonts w:ascii="Calibri" w:hAnsi="Calibri" w:cs="Calibri"/>
        </w:rPr>
        <w:t>https://www.unh.edu/it/academic-technology</w:t>
      </w:r>
      <w:r>
        <w:rPr>
          <w:rFonts w:ascii="Calibri" w:hAnsi="Calibri" w:cs="Calibri"/>
        </w:rPr>
        <w:fldChar w:fldCharType="end"/>
      </w:r>
      <w:r>
        <w:rPr>
          <w:rFonts w:ascii="Calibri" w:hAnsi="Calibri" w:cs="Calibri"/>
        </w:rPr>
        <w:t xml:space="preserve">. </w:t>
      </w:r>
    </w:p>
    <w:p w14:paraId="1D84A282" w14:textId="77777777" w:rsidR="00D16077" w:rsidRPr="00952A98" w:rsidRDefault="00D16077" w:rsidP="00D16077">
      <w:pPr>
        <w:pStyle w:val="Heading2"/>
      </w:pPr>
      <w:bookmarkStart w:id="48" w:name="_Toc174720772"/>
      <w:r w:rsidRPr="00952A98">
        <w:t>Student Accessibility Services</w:t>
      </w:r>
      <w:bookmarkEnd w:id="48"/>
    </w:p>
    <w:p w14:paraId="045B09C1" w14:textId="77777777" w:rsidR="00D16077" w:rsidRPr="00952A98" w:rsidRDefault="00D16077" w:rsidP="00D16077">
      <w:pPr>
        <w:pStyle w:val="FirstParagraph"/>
        <w:spacing w:before="0" w:after="0"/>
        <w:rPr>
          <w:rFonts w:ascii="Calibri" w:hAnsi="Calibri" w:cs="Calibri"/>
        </w:rPr>
      </w:pPr>
      <w:r w:rsidRPr="00952A98">
        <w:rPr>
          <w:rFonts w:ascii="Calibri" w:hAnsi="Calibri" w:cs="Calibri"/>
        </w:rPr>
        <w:t xml:space="preserve">According to the Americans with Disabilities Act (as amended, 2008), each student with a disability has the right to request services from UNH to accommodate his/her/their disability. If you are a student with a documented disability or believe you may have a disability that requires accommodations, please contact </w:t>
      </w:r>
      <w:r w:rsidRPr="00A94324">
        <w:rPr>
          <w:rFonts w:ascii="Calibri" w:hAnsi="Calibri" w:cs="Calibri"/>
          <w:b/>
          <w:bCs/>
        </w:rPr>
        <w:t>Student Accessibility Services (SAS)</w:t>
      </w:r>
      <w:r w:rsidRPr="00952A98">
        <w:rPr>
          <w:rFonts w:ascii="Calibri" w:hAnsi="Calibri" w:cs="Calibri"/>
        </w:rPr>
        <w:t xml:space="preserve"> located on the Manchester campus</w:t>
      </w:r>
      <w:r>
        <w:rPr>
          <w:rFonts w:ascii="Calibri" w:hAnsi="Calibri" w:cs="Calibri"/>
        </w:rPr>
        <w:t xml:space="preserve">, room 417. </w:t>
      </w:r>
      <w:r w:rsidRPr="00952A98">
        <w:rPr>
          <w:rFonts w:ascii="Calibri" w:hAnsi="Calibri" w:cs="Calibri"/>
        </w:rPr>
        <w:t xml:space="preserve"> </w:t>
      </w:r>
    </w:p>
    <w:p w14:paraId="3391F141" w14:textId="77777777" w:rsidR="00D16077" w:rsidRPr="00952A98" w:rsidRDefault="00D16077" w:rsidP="00D16077">
      <w:pPr>
        <w:pStyle w:val="FirstParagraph"/>
        <w:spacing w:before="0" w:after="0"/>
        <w:rPr>
          <w:rFonts w:ascii="Calibri" w:hAnsi="Calibri" w:cs="Calibri"/>
        </w:rPr>
      </w:pPr>
    </w:p>
    <w:p w14:paraId="00E110AD" w14:textId="77777777" w:rsidR="00D16077" w:rsidRPr="00952A98" w:rsidRDefault="00D16077" w:rsidP="00D16077">
      <w:pPr>
        <w:pStyle w:val="FirstParagraph"/>
        <w:spacing w:before="0" w:after="0"/>
        <w:rPr>
          <w:rFonts w:ascii="Calibri" w:hAnsi="Calibri" w:cs="Calibri"/>
        </w:rPr>
      </w:pPr>
      <w:r w:rsidRPr="00952A98">
        <w:rPr>
          <w:rFonts w:ascii="Calibri" w:hAnsi="Calibri" w:cs="Calibri"/>
        </w:rPr>
        <w:t xml:space="preserve">Accommodation letters are created by SAS with the student. Please follow-up with your instructor as soon as possible to ensure timely implementation of the identified accommodations in the letter. Faculty have an obligation to respond once they receive official notice of accommodations from SAS but are under no obligation to provide retroactive accommodations. </w:t>
      </w:r>
    </w:p>
    <w:p w14:paraId="554969F4" w14:textId="77777777" w:rsidR="00D16077" w:rsidRPr="00952A98" w:rsidRDefault="00D16077" w:rsidP="00D16077">
      <w:pPr>
        <w:pStyle w:val="FirstParagraph"/>
        <w:spacing w:before="0" w:after="0"/>
        <w:rPr>
          <w:rFonts w:ascii="Calibri" w:hAnsi="Calibri" w:cs="Calibri"/>
        </w:rPr>
      </w:pPr>
    </w:p>
    <w:p w14:paraId="7C729CD1" w14:textId="77777777" w:rsidR="00D16077" w:rsidRPr="00952A98" w:rsidRDefault="00D16077" w:rsidP="00D16077">
      <w:pPr>
        <w:pStyle w:val="FirstParagraph"/>
        <w:spacing w:before="0" w:after="0"/>
        <w:rPr>
          <w:rFonts w:ascii="Calibri" w:hAnsi="Calibri" w:cs="Calibri"/>
        </w:rPr>
      </w:pPr>
      <w:r w:rsidRPr="00952A98">
        <w:rPr>
          <w:rFonts w:ascii="Calibri" w:hAnsi="Calibri" w:cs="Calibri"/>
        </w:rPr>
        <w:t xml:space="preserve">For more information refer to </w:t>
      </w:r>
      <w:hyperlink r:id="rId18" w:history="1">
        <w:r w:rsidRPr="00952A98">
          <w:rPr>
            <w:rStyle w:val="Hyperlink"/>
            <w:rFonts w:ascii="Calibri" w:hAnsi="Calibri" w:cs="Calibri"/>
          </w:rPr>
          <w:t>www.unh.edu/sas</w:t>
        </w:r>
      </w:hyperlink>
      <w:r w:rsidRPr="00952A98">
        <w:rPr>
          <w:rFonts w:ascii="Calibri" w:hAnsi="Calibri" w:cs="Calibri"/>
        </w:rPr>
        <w:t xml:space="preserve">  or contact SAS at 603.862.2607, 711 (Relay NH) or sas.office@unh.edu.</w:t>
      </w:r>
    </w:p>
    <w:p w14:paraId="53F6E7CC" w14:textId="77777777" w:rsidR="00D16077" w:rsidRPr="00952A98" w:rsidRDefault="00D16077" w:rsidP="00D16077">
      <w:pPr>
        <w:pStyle w:val="Heading2"/>
      </w:pPr>
      <w:bookmarkStart w:id="49" w:name="X31b2cd77ccda49af02d6370c4a0cac055af86ea"/>
      <w:bookmarkEnd w:id="47"/>
    </w:p>
    <w:p w14:paraId="42277046" w14:textId="77777777" w:rsidR="00D16077" w:rsidRPr="00952A98" w:rsidRDefault="00D16077" w:rsidP="00D16077">
      <w:pPr>
        <w:pStyle w:val="Heading2"/>
      </w:pPr>
      <w:bookmarkStart w:id="50" w:name="_Toc174720773"/>
      <w:r w:rsidRPr="00952A98">
        <w:t>Temporary Academic Supports for Extended Absences with Letter</w:t>
      </w:r>
      <w:bookmarkEnd w:id="50"/>
    </w:p>
    <w:p w14:paraId="7E0B0E3C" w14:textId="77777777" w:rsidR="00D16077" w:rsidRPr="00952A98" w:rsidRDefault="00D16077" w:rsidP="00D16077">
      <w:pPr>
        <w:pStyle w:val="FirstParagraph"/>
        <w:spacing w:before="0" w:after="0"/>
        <w:rPr>
          <w:rFonts w:ascii="Calibri" w:hAnsi="Calibri" w:cs="Calibri"/>
        </w:rPr>
      </w:pPr>
      <w:r w:rsidRPr="00952A98">
        <w:rPr>
          <w:rFonts w:ascii="Calibri" w:hAnsi="Calibri" w:cs="Calibri"/>
        </w:rPr>
        <w:t xml:space="preserve">If you are dealing with an unexpected, extenuating circumstance that will keep you out of class or affect your performance for more than a day or two, reach out to </w:t>
      </w:r>
      <w:r w:rsidRPr="00952A98">
        <w:rPr>
          <w:rFonts w:ascii="Calibri" w:hAnsi="Calibri" w:cs="Calibri"/>
          <w:b/>
          <w:bCs/>
        </w:rPr>
        <w:t>Lisa Enright Assistant Dean of Student Success</w:t>
      </w:r>
      <w:r w:rsidRPr="00952A98">
        <w:rPr>
          <w:rFonts w:ascii="Calibri" w:hAnsi="Calibri" w:cs="Calibri"/>
        </w:rPr>
        <w:t>, at lisa.enright@unh.edu to request a letter be sent to all your faculty.</w:t>
      </w:r>
    </w:p>
    <w:p w14:paraId="092E07B7" w14:textId="77777777" w:rsidR="00D16077" w:rsidRPr="00952A98" w:rsidRDefault="00D16077" w:rsidP="00D16077">
      <w:pPr>
        <w:pStyle w:val="BodyText"/>
        <w:spacing w:before="0" w:after="0"/>
        <w:rPr>
          <w:rFonts w:ascii="Calibri" w:hAnsi="Calibri" w:cs="Calibri"/>
        </w:rPr>
      </w:pPr>
    </w:p>
    <w:p w14:paraId="7596E0A7" w14:textId="3BDE8AE2" w:rsidR="00D16077" w:rsidRPr="00B77162" w:rsidRDefault="00D16077" w:rsidP="00B77162">
      <w:pPr>
        <w:pStyle w:val="BodyText"/>
        <w:spacing w:before="0" w:after="0"/>
        <w:rPr>
          <w:rFonts w:ascii="Calibri" w:hAnsi="Calibri" w:cs="Calibri"/>
        </w:rPr>
      </w:pPr>
      <w:r w:rsidRPr="00952A98">
        <w:rPr>
          <w:rFonts w:ascii="Calibri" w:hAnsi="Calibri" w:cs="Calibri"/>
        </w:rPr>
        <w:t xml:space="preserve">If you are required to miss significant class, you will be provided </w:t>
      </w:r>
      <w:r w:rsidRPr="00626BBA">
        <w:rPr>
          <w:rFonts w:ascii="Calibri" w:hAnsi="Calibri" w:cs="Calibri"/>
          <w:b/>
          <w:bCs/>
          <w:i/>
          <w:iCs/>
        </w:rPr>
        <w:t xml:space="preserve">temporary academic support </w:t>
      </w:r>
      <w:r w:rsidRPr="00952A98">
        <w:rPr>
          <w:rFonts w:ascii="Calibri" w:hAnsi="Calibri" w:cs="Calibri"/>
        </w:rPr>
        <w:t xml:space="preserve">so that you can continue to make satisfactory progress in this course. Please </w:t>
      </w:r>
      <w:r w:rsidRPr="00DF065F">
        <w:rPr>
          <w:rFonts w:ascii="Calibri" w:hAnsi="Calibri" w:cs="Calibri"/>
          <w:b/>
          <w:bCs/>
        </w:rPr>
        <w:t>email the instructor (using Canvas Inbox email)</w:t>
      </w:r>
      <w:r w:rsidRPr="00952A98">
        <w:rPr>
          <w:rFonts w:ascii="Calibri" w:hAnsi="Calibri" w:cs="Calibri"/>
        </w:rPr>
        <w:t xml:space="preserve"> to schedule a virtual meeting, if possible, and catch up on missed content. If not, email communication will help to determine the supports that work for you, such as course materials </w:t>
      </w:r>
      <w:r w:rsidRPr="00952A98">
        <w:rPr>
          <w:rFonts w:ascii="Calibri" w:hAnsi="Calibri" w:cs="Calibri"/>
        </w:rPr>
        <w:lastRenderedPageBreak/>
        <w:t>that are available on the website, notes from a peer, or one-on-one meeting with a student tech consultant or classroom assistant.</w:t>
      </w:r>
      <w:bookmarkEnd w:id="49"/>
    </w:p>
    <w:p w14:paraId="56AD4AAD" w14:textId="35E6E2C8" w:rsidR="00D16077" w:rsidRDefault="00D16077" w:rsidP="00D16077">
      <w:pPr>
        <w:pStyle w:val="Heading1"/>
      </w:pPr>
      <w:r>
        <w:t>UNIVERSITY POLICIES</w:t>
      </w:r>
    </w:p>
    <w:p w14:paraId="5116A83D" w14:textId="77777777" w:rsidR="00D16077" w:rsidRPr="00FE4AB7" w:rsidRDefault="00D16077" w:rsidP="00D16077">
      <w:pPr>
        <w:pStyle w:val="Heading2"/>
      </w:pPr>
      <w:bookmarkStart w:id="51" w:name="_Toc174720743"/>
      <w:r w:rsidRPr="00FE4AB7">
        <w:t>Basic Needs Support</w:t>
      </w:r>
      <w:bookmarkEnd w:id="51"/>
    </w:p>
    <w:p w14:paraId="6D40FA62" w14:textId="77777777" w:rsidR="00D16077" w:rsidRPr="00FE4AB7" w:rsidRDefault="00D16077" w:rsidP="00D16077">
      <w:pPr>
        <w:pStyle w:val="FirstParagraph"/>
        <w:rPr>
          <w:rFonts w:ascii="Calibri" w:hAnsi="Calibri" w:cs="Calibri"/>
        </w:rPr>
      </w:pPr>
      <w:r w:rsidRPr="00FE4AB7">
        <w:rPr>
          <w:rFonts w:ascii="Calibri" w:hAnsi="Calibri" w:cs="Calibri"/>
        </w:rPr>
        <w:t xml:space="preserve">Food, Housing, Financial Resources: </w:t>
      </w:r>
      <w:hyperlink r:id="rId19" w:history="1">
        <w:r w:rsidRPr="00FE4AB7">
          <w:rPr>
            <w:rStyle w:val="Hyperlink"/>
            <w:rFonts w:ascii="Calibri" w:hAnsi="Calibri" w:cs="Calibri"/>
          </w:rPr>
          <w:t>https://www.unh.edu/dean-of-students/getting-help/housing-food-financial-basic-needs-support</w:t>
        </w:r>
      </w:hyperlink>
      <w:r w:rsidRPr="00FE4AB7">
        <w:rPr>
          <w:rFonts w:ascii="Calibri" w:hAnsi="Calibri" w:cs="Calibri"/>
        </w:rPr>
        <w:t xml:space="preserve"> </w:t>
      </w:r>
    </w:p>
    <w:p w14:paraId="70D273B7" w14:textId="77777777" w:rsidR="00D16077" w:rsidRPr="00FE4AB7" w:rsidRDefault="00D16077" w:rsidP="00D16077">
      <w:pPr>
        <w:pStyle w:val="Heading2"/>
      </w:pPr>
      <w:bookmarkStart w:id="52" w:name="_Toc174720744"/>
      <w:bookmarkStart w:id="53" w:name="confidentiality-and-mandatory-reporting"/>
      <w:r w:rsidRPr="00FE4AB7">
        <w:t>Confidentiality and Mandatory Reporting</w:t>
      </w:r>
      <w:bookmarkEnd w:id="52"/>
    </w:p>
    <w:p w14:paraId="54AE25E5" w14:textId="77777777" w:rsidR="00D16077" w:rsidRPr="00FE4AB7" w:rsidRDefault="00D16077" w:rsidP="00D16077">
      <w:pPr>
        <w:pStyle w:val="FirstParagraph"/>
        <w:rPr>
          <w:rFonts w:ascii="Calibri" w:hAnsi="Calibri" w:cs="Calibri"/>
        </w:rPr>
      </w:pPr>
      <w:r w:rsidRPr="00FE4AB7">
        <w:rPr>
          <w:rFonts w:ascii="Calibri" w:hAnsi="Calibri" w:cs="Calibri"/>
        </w:rPr>
        <w:t>The University of New Hampshire at Manchester and its community are committed to assuring a safe and productive educational environment for all students. Title IX makes it clear that violence, harassment, and discrimination based on sex and gender are Civil Rights offenses subject to the same kinds of accountability and the same kinds of support applied to offenses against other protected categories such as race, national origin, and ability.</w:t>
      </w:r>
    </w:p>
    <w:p w14:paraId="37F0AA1E" w14:textId="77777777" w:rsidR="00D16077" w:rsidRPr="00FE4AB7" w:rsidRDefault="00D16077" w:rsidP="00D16077">
      <w:pPr>
        <w:pStyle w:val="BodyText"/>
        <w:rPr>
          <w:rFonts w:ascii="Calibri" w:hAnsi="Calibri" w:cs="Calibri"/>
        </w:rPr>
      </w:pPr>
      <w:r w:rsidRPr="00FE4AB7">
        <w:rPr>
          <w:rFonts w:ascii="Calibri" w:hAnsi="Calibri" w:cs="Calibri"/>
        </w:rPr>
        <w:t>If you or someone you know has experienced sexual or relationship violence, and/or stalking and harassment, you can find the appropriate resources below:</w:t>
      </w:r>
    </w:p>
    <w:p w14:paraId="26BB1844" w14:textId="77777777" w:rsidR="00D16077" w:rsidRPr="00FE4AB7" w:rsidRDefault="00D16077" w:rsidP="00D16077">
      <w:pPr>
        <w:pStyle w:val="BodyText"/>
        <w:spacing w:after="0"/>
        <w:rPr>
          <w:rFonts w:ascii="Calibri" w:hAnsi="Calibri" w:cs="Calibri"/>
        </w:rPr>
      </w:pPr>
      <w:r w:rsidRPr="00FE4AB7">
        <w:rPr>
          <w:rFonts w:ascii="Calibri" w:hAnsi="Calibri" w:cs="Calibri"/>
        </w:rPr>
        <w:t>Reporting On Campus:</w:t>
      </w:r>
    </w:p>
    <w:p w14:paraId="729EBA99" w14:textId="77777777" w:rsidR="00D16077" w:rsidRPr="00FE4AB7" w:rsidRDefault="00D16077" w:rsidP="00D16077">
      <w:pPr>
        <w:pStyle w:val="BodyText"/>
        <w:numPr>
          <w:ilvl w:val="0"/>
          <w:numId w:val="35"/>
        </w:numPr>
        <w:spacing w:before="0" w:after="0"/>
        <w:rPr>
          <w:rFonts w:ascii="Calibri" w:hAnsi="Calibri" w:cs="Calibri"/>
        </w:rPr>
      </w:pPr>
      <w:r w:rsidRPr="00FE4AB7">
        <w:rPr>
          <w:rFonts w:ascii="Calibri" w:hAnsi="Calibri" w:cs="Calibri"/>
        </w:rPr>
        <w:t xml:space="preserve">Title IX Deputy Intake Coordinator: Lisa Enright 603-641-4336. Lisa’s office is located on the fourth floor in Room 439. </w:t>
      </w:r>
    </w:p>
    <w:p w14:paraId="4E696DE0" w14:textId="77777777" w:rsidR="00D16077" w:rsidRPr="00FE4AB7" w:rsidRDefault="00D16077" w:rsidP="00D16077">
      <w:pPr>
        <w:pStyle w:val="BodyText"/>
        <w:numPr>
          <w:ilvl w:val="0"/>
          <w:numId w:val="35"/>
        </w:numPr>
        <w:spacing w:before="0" w:after="0"/>
        <w:rPr>
          <w:rFonts w:ascii="Calibri" w:hAnsi="Calibri" w:cs="Calibri"/>
        </w:rPr>
      </w:pPr>
      <w:r w:rsidRPr="00FE4AB7">
        <w:rPr>
          <w:rFonts w:ascii="Calibri" w:hAnsi="Calibri" w:cs="Calibri"/>
        </w:rPr>
        <w:t>UNH Manchester Security: 603-541-4101 or located in the second-floor foyer</w:t>
      </w:r>
    </w:p>
    <w:p w14:paraId="3DA9129A" w14:textId="77777777" w:rsidR="00D16077" w:rsidRPr="00FE4AB7" w:rsidRDefault="00D16077" w:rsidP="00D16077">
      <w:pPr>
        <w:pStyle w:val="BodyText"/>
        <w:spacing w:before="0" w:after="0"/>
        <w:rPr>
          <w:rFonts w:ascii="Calibri" w:hAnsi="Calibri" w:cs="Calibri"/>
        </w:rPr>
      </w:pPr>
      <w:r w:rsidRPr="00FE4AB7">
        <w:rPr>
          <w:rFonts w:ascii="Calibri" w:hAnsi="Calibri" w:cs="Calibri"/>
        </w:rPr>
        <w:t>Reporting Off Campus:</w:t>
      </w:r>
    </w:p>
    <w:p w14:paraId="1A3B6AD3" w14:textId="77777777" w:rsidR="00D16077" w:rsidRPr="00FE4AB7" w:rsidRDefault="00D16077" w:rsidP="00D16077">
      <w:pPr>
        <w:pStyle w:val="BodyText"/>
        <w:numPr>
          <w:ilvl w:val="0"/>
          <w:numId w:val="36"/>
        </w:numPr>
        <w:spacing w:before="0" w:after="0"/>
        <w:rPr>
          <w:rFonts w:ascii="Calibri" w:hAnsi="Calibri" w:cs="Calibri"/>
        </w:rPr>
      </w:pPr>
      <w:r w:rsidRPr="00FE4AB7">
        <w:rPr>
          <w:rFonts w:ascii="Calibri" w:hAnsi="Calibri" w:cs="Calibri"/>
        </w:rPr>
        <w:t>Manchester Police Department - 603-668-8711, 405 Valley St. Manchester, NH</w:t>
      </w:r>
    </w:p>
    <w:p w14:paraId="747DE210" w14:textId="77777777" w:rsidR="00D16077" w:rsidRPr="00FE4AB7" w:rsidRDefault="00D16077" w:rsidP="00D16077">
      <w:pPr>
        <w:pStyle w:val="BodyText"/>
        <w:numPr>
          <w:ilvl w:val="0"/>
          <w:numId w:val="35"/>
        </w:numPr>
        <w:spacing w:before="0" w:after="0"/>
        <w:rPr>
          <w:rFonts w:ascii="Calibri" w:hAnsi="Calibri" w:cs="Calibri"/>
        </w:rPr>
      </w:pPr>
      <w:r w:rsidRPr="00FE4AB7">
        <w:rPr>
          <w:rFonts w:ascii="Calibri" w:hAnsi="Calibri" w:cs="Calibri"/>
        </w:rPr>
        <w:t xml:space="preserve">or your local police department </w:t>
      </w:r>
    </w:p>
    <w:p w14:paraId="1C566F9C" w14:textId="77777777" w:rsidR="00D16077" w:rsidRPr="00FE4AB7" w:rsidRDefault="00D16077" w:rsidP="00D16077">
      <w:pPr>
        <w:pStyle w:val="BodyText"/>
        <w:spacing w:before="0" w:after="0"/>
        <w:rPr>
          <w:rFonts w:ascii="Calibri" w:hAnsi="Calibri" w:cs="Calibri"/>
        </w:rPr>
      </w:pPr>
      <w:r w:rsidRPr="00FE4AB7">
        <w:rPr>
          <w:rFonts w:ascii="Calibri" w:hAnsi="Calibri" w:cs="Calibri"/>
        </w:rPr>
        <w:t xml:space="preserve">For emergencies dial 911. </w:t>
      </w:r>
    </w:p>
    <w:p w14:paraId="3B046773" w14:textId="77777777" w:rsidR="00D16077" w:rsidRPr="00FE4AB7" w:rsidRDefault="00D16077" w:rsidP="00D16077">
      <w:pPr>
        <w:pStyle w:val="BodyText"/>
        <w:spacing w:after="0"/>
        <w:rPr>
          <w:rFonts w:ascii="Calibri" w:hAnsi="Calibri" w:cs="Calibri"/>
          <w:b/>
          <w:bCs/>
        </w:rPr>
      </w:pPr>
      <w:r w:rsidRPr="00FE4AB7">
        <w:rPr>
          <w:rFonts w:ascii="Calibri" w:hAnsi="Calibri" w:cs="Calibri"/>
          <w:b/>
          <w:bCs/>
        </w:rPr>
        <w:t>Confidential Support Resources:</w:t>
      </w:r>
    </w:p>
    <w:p w14:paraId="33016DF6" w14:textId="77777777" w:rsidR="00D16077" w:rsidRPr="00FE4AB7" w:rsidRDefault="00D16077" w:rsidP="00D16077">
      <w:pPr>
        <w:pStyle w:val="BodyText"/>
        <w:numPr>
          <w:ilvl w:val="0"/>
          <w:numId w:val="35"/>
        </w:numPr>
        <w:spacing w:before="0" w:after="0"/>
        <w:rPr>
          <w:rFonts w:ascii="Calibri" w:hAnsi="Calibri" w:cs="Calibri"/>
        </w:rPr>
      </w:pPr>
      <w:r w:rsidRPr="00FE4AB7">
        <w:rPr>
          <w:rFonts w:ascii="Calibri" w:hAnsi="Calibri" w:cs="Calibri"/>
        </w:rPr>
        <w:t xml:space="preserve">Caroline Young, SHARPP Expanded Services Coordinator </w:t>
      </w:r>
      <w:proofErr w:type="spellStart"/>
      <w:r w:rsidRPr="00FE4AB7">
        <w:rPr>
          <w:rFonts w:ascii="Calibri" w:hAnsi="Calibri" w:cs="Calibri"/>
        </w:rPr>
        <w:t>ofro</w:t>
      </w:r>
      <w:proofErr w:type="spellEnd"/>
      <w:r w:rsidRPr="00FE4AB7">
        <w:rPr>
          <w:rFonts w:ascii="Calibri" w:hAnsi="Calibri" w:cs="Calibri"/>
        </w:rPr>
        <w:t xml:space="preserve"> UNH Manchester, room 417. Available in person Thursday, 9 am to 4 pm, and available by appointment (in person and virtually) by emailing </w:t>
      </w:r>
      <w:hyperlink r:id="rId20" w:history="1">
        <w:r w:rsidRPr="00FE4AB7">
          <w:rPr>
            <w:rStyle w:val="Hyperlink"/>
            <w:rFonts w:ascii="Calibri" w:hAnsi="Calibri" w:cs="Calibri"/>
          </w:rPr>
          <w:t>caroline.young1@unh.edu</w:t>
        </w:r>
      </w:hyperlink>
      <w:r w:rsidRPr="00FE4AB7">
        <w:rPr>
          <w:rFonts w:ascii="Calibri" w:hAnsi="Calibri" w:cs="Calibri"/>
        </w:rPr>
        <w:t xml:space="preserve">. </w:t>
      </w:r>
    </w:p>
    <w:p w14:paraId="58E43F45" w14:textId="77777777" w:rsidR="00D16077" w:rsidRPr="00FE4AB7" w:rsidRDefault="00D16077" w:rsidP="00D16077">
      <w:pPr>
        <w:pStyle w:val="BodyText"/>
        <w:numPr>
          <w:ilvl w:val="0"/>
          <w:numId w:val="35"/>
        </w:numPr>
        <w:spacing w:before="0" w:after="0"/>
        <w:rPr>
          <w:rFonts w:ascii="Calibri" w:hAnsi="Calibri" w:cs="Calibri"/>
        </w:rPr>
      </w:pPr>
      <w:r w:rsidRPr="00FE4AB7">
        <w:rPr>
          <w:rFonts w:ascii="Calibri" w:hAnsi="Calibri" w:cs="Calibri"/>
        </w:rPr>
        <w:t>Reach Crisis Services, NH – 603-668-2299 (24hour), 72 Concord St. Manchester, NH</w:t>
      </w:r>
    </w:p>
    <w:p w14:paraId="475C3027" w14:textId="77777777" w:rsidR="00D16077" w:rsidRPr="00FE4AB7" w:rsidRDefault="00D16077" w:rsidP="00D16077">
      <w:pPr>
        <w:pStyle w:val="BodyText"/>
        <w:numPr>
          <w:ilvl w:val="0"/>
          <w:numId w:val="35"/>
        </w:numPr>
        <w:spacing w:before="0" w:after="0"/>
        <w:rPr>
          <w:rFonts w:ascii="Calibri" w:hAnsi="Calibri" w:cs="Calibri"/>
        </w:rPr>
      </w:pPr>
      <w:r w:rsidRPr="00FE4AB7">
        <w:rPr>
          <w:rFonts w:ascii="Calibri" w:hAnsi="Calibri" w:cs="Calibri"/>
        </w:rPr>
        <w:t xml:space="preserve">The SHARPP Center for Interpersonal Violence Awareness, Prevention, and Advocacy: 603-862-7233 (24hour), 2 </w:t>
      </w:r>
      <w:proofErr w:type="spellStart"/>
      <w:r w:rsidRPr="00FE4AB7">
        <w:rPr>
          <w:rFonts w:ascii="Calibri" w:hAnsi="Calibri" w:cs="Calibri"/>
        </w:rPr>
        <w:t>Pettee</w:t>
      </w:r>
      <w:proofErr w:type="spellEnd"/>
      <w:r w:rsidRPr="00FE4AB7">
        <w:rPr>
          <w:rFonts w:ascii="Calibri" w:hAnsi="Calibri" w:cs="Calibri"/>
        </w:rPr>
        <w:t xml:space="preserve"> Brook Lane, Durham, NH 03824</w:t>
      </w:r>
    </w:p>
    <w:p w14:paraId="36B02C33" w14:textId="77777777" w:rsidR="00D16077" w:rsidRPr="00FE4AB7" w:rsidRDefault="00D16077" w:rsidP="00D16077">
      <w:pPr>
        <w:pStyle w:val="BodyText"/>
        <w:numPr>
          <w:ilvl w:val="0"/>
          <w:numId w:val="35"/>
        </w:numPr>
        <w:spacing w:before="0" w:after="0"/>
        <w:rPr>
          <w:rFonts w:ascii="Calibri" w:hAnsi="Calibri" w:cs="Calibri"/>
        </w:rPr>
      </w:pPr>
      <w:r w:rsidRPr="00FE4AB7">
        <w:rPr>
          <w:rFonts w:ascii="Calibri" w:hAnsi="Calibri" w:cs="Calibri"/>
        </w:rPr>
        <w:t xml:space="preserve">The Mental Health Center of Greater Manchester: On campus mental health counselors are available by appointment during the academic year. Located in room 426. </w:t>
      </w:r>
    </w:p>
    <w:p w14:paraId="1F9C66D0" w14:textId="77777777" w:rsidR="00D16077" w:rsidRPr="00FE4AB7" w:rsidRDefault="00D16077" w:rsidP="00D16077">
      <w:pPr>
        <w:pStyle w:val="BodyText"/>
        <w:numPr>
          <w:ilvl w:val="0"/>
          <w:numId w:val="35"/>
        </w:numPr>
        <w:spacing w:before="0" w:after="0"/>
        <w:rPr>
          <w:rFonts w:ascii="Calibri" w:hAnsi="Calibri" w:cs="Calibri"/>
        </w:rPr>
      </w:pPr>
      <w:r w:rsidRPr="00FE4AB7">
        <w:rPr>
          <w:rFonts w:ascii="Calibri" w:hAnsi="Calibri" w:cs="Calibri"/>
        </w:rPr>
        <w:t>24 Hour NH Sexual Violence Hotline: 1-800-277-5570</w:t>
      </w:r>
    </w:p>
    <w:p w14:paraId="4E20FB93" w14:textId="77777777" w:rsidR="00D16077" w:rsidRPr="00FE4AB7" w:rsidRDefault="00D16077" w:rsidP="00D16077">
      <w:pPr>
        <w:pStyle w:val="BodyText"/>
        <w:numPr>
          <w:ilvl w:val="0"/>
          <w:numId w:val="35"/>
        </w:numPr>
        <w:spacing w:before="0" w:after="0"/>
        <w:rPr>
          <w:rFonts w:ascii="Calibri" w:hAnsi="Calibri" w:cs="Calibri"/>
        </w:rPr>
      </w:pPr>
      <w:r w:rsidRPr="00FE4AB7">
        <w:rPr>
          <w:rFonts w:ascii="Calibri" w:hAnsi="Calibri" w:cs="Calibri"/>
        </w:rPr>
        <w:t>24 Hour NH Domestic Violence Hotline: 1-866-644-3574</w:t>
      </w:r>
    </w:p>
    <w:p w14:paraId="62601137" w14:textId="77777777" w:rsidR="00D16077" w:rsidRDefault="00D16077" w:rsidP="00D16077">
      <w:pPr>
        <w:pStyle w:val="Heading2"/>
      </w:pPr>
      <w:bookmarkStart w:id="54" w:name="_Toc174720745"/>
      <w:bookmarkStart w:id="55" w:name="Xdd34101876238216aeecd451ec7cf98dbd6c566"/>
      <w:bookmarkEnd w:id="53"/>
    </w:p>
    <w:p w14:paraId="1A814A84" w14:textId="77777777" w:rsidR="00D16077" w:rsidRPr="00FE4AB7" w:rsidRDefault="00D16077" w:rsidP="00D16077">
      <w:pPr>
        <w:pStyle w:val="Heading2"/>
      </w:pPr>
      <w:r w:rsidRPr="00FE4AB7">
        <w:t>Crisis Assessment and Risk Evaluation (CARE) Team</w:t>
      </w:r>
      <w:bookmarkEnd w:id="54"/>
    </w:p>
    <w:p w14:paraId="6D147421" w14:textId="77777777" w:rsidR="00D16077" w:rsidRPr="00FE4AB7" w:rsidRDefault="00D16077" w:rsidP="00D16077">
      <w:pPr>
        <w:pStyle w:val="FirstParagraph"/>
        <w:rPr>
          <w:rFonts w:ascii="Calibri" w:hAnsi="Calibri" w:cs="Calibri"/>
        </w:rPr>
      </w:pPr>
      <w:r w:rsidRPr="00FE4AB7">
        <w:rPr>
          <w:rFonts w:ascii="Calibri" w:hAnsi="Calibri" w:cs="Calibri"/>
        </w:rPr>
        <w:t xml:space="preserve">The CARE Team </w:t>
      </w:r>
      <w:proofErr w:type="gramStart"/>
      <w:r w:rsidRPr="00FE4AB7">
        <w:rPr>
          <w:rFonts w:ascii="Calibri" w:hAnsi="Calibri" w:cs="Calibri"/>
        </w:rPr>
        <w:t>provides assistance to</w:t>
      </w:r>
      <w:proofErr w:type="gramEnd"/>
      <w:r w:rsidRPr="00FE4AB7">
        <w:rPr>
          <w:rFonts w:ascii="Calibri" w:hAnsi="Calibri" w:cs="Calibri"/>
        </w:rPr>
        <w:t xml:space="preserve"> the UNH Manchester community when there is a need to activate a systematic, coordinated response to students who may be in crisis or whose mental, emotional or psychological health condition may substantially disrupt or directly threaten the safety of the learning environment. The CARE Team receives reports regarding students of concern, </w:t>
      </w:r>
      <w:r w:rsidRPr="00FE4AB7">
        <w:rPr>
          <w:rFonts w:ascii="Calibri" w:hAnsi="Calibri" w:cs="Calibri"/>
        </w:rPr>
        <w:lastRenderedPageBreak/>
        <w:t xml:space="preserve">develops and implements appropriate interventions, assists students in accessing appropriate resources and recommends appropriate actions to the Dean of Students when needed. </w:t>
      </w:r>
    </w:p>
    <w:p w14:paraId="44B80F72" w14:textId="77777777" w:rsidR="00D16077" w:rsidRPr="00FE4AB7" w:rsidRDefault="00D16077" w:rsidP="00D16077">
      <w:pPr>
        <w:pStyle w:val="FirstParagraph"/>
        <w:rPr>
          <w:rFonts w:ascii="Calibri" w:hAnsi="Calibri" w:cs="Calibri"/>
        </w:rPr>
      </w:pPr>
      <w:r w:rsidRPr="00FE4AB7">
        <w:rPr>
          <w:rFonts w:ascii="Calibri" w:hAnsi="Calibri" w:cs="Calibri"/>
        </w:rPr>
        <w:t xml:space="preserve">More information regarding the CARE Team can be provided by calling the Assistant Dean of Success at 603-641-4116. To report a student of concern, please go to the following </w:t>
      </w:r>
      <w:hyperlink r:id="rId21">
        <w:r w:rsidRPr="00FE4AB7">
          <w:rPr>
            <w:rStyle w:val="Hyperlink"/>
            <w:rFonts w:ascii="Calibri" w:hAnsi="Calibri" w:cs="Calibri"/>
          </w:rPr>
          <w:t>link</w:t>
        </w:r>
      </w:hyperlink>
      <w:r w:rsidRPr="00FE4AB7">
        <w:rPr>
          <w:rStyle w:val="Hyperlink"/>
          <w:rFonts w:ascii="Calibri" w:hAnsi="Calibri" w:cs="Calibri"/>
        </w:rPr>
        <w:t>.</w:t>
      </w:r>
    </w:p>
    <w:p w14:paraId="6435732F" w14:textId="77777777" w:rsidR="00D16077" w:rsidRPr="00FE4AB7" w:rsidRDefault="00D16077" w:rsidP="00D16077">
      <w:pPr>
        <w:pStyle w:val="Heading2"/>
      </w:pPr>
      <w:bookmarkStart w:id="56" w:name="_Toc174720746"/>
      <w:bookmarkStart w:id="57" w:name="emotional-or-mental-health-distress"/>
      <w:bookmarkEnd w:id="55"/>
      <w:r w:rsidRPr="00FE4AB7">
        <w:t>Emotional or Mental Health Distress</w:t>
      </w:r>
      <w:bookmarkEnd w:id="56"/>
    </w:p>
    <w:p w14:paraId="7190CC0E" w14:textId="77777777" w:rsidR="00D16077" w:rsidRPr="00FE4AB7" w:rsidRDefault="00D16077" w:rsidP="00D16077">
      <w:pPr>
        <w:pStyle w:val="FirstParagraph"/>
        <w:spacing w:after="0"/>
        <w:rPr>
          <w:rFonts w:ascii="Calibri" w:hAnsi="Calibri" w:cs="Calibri"/>
        </w:rPr>
      </w:pPr>
      <w:r w:rsidRPr="00FE4AB7">
        <w:rPr>
          <w:rFonts w:ascii="Calibri" w:hAnsi="Calibri" w:cs="Calibri"/>
        </w:rPr>
        <w:t xml:space="preserve">In partnership with </w:t>
      </w:r>
      <w:r w:rsidRPr="00FE4AB7">
        <w:rPr>
          <w:rFonts w:ascii="Calibri" w:hAnsi="Calibri" w:cs="Calibri"/>
          <w:b/>
          <w:bCs/>
        </w:rPr>
        <w:t>The Mental Health Center of Greater Manchester</w:t>
      </w:r>
      <w:r w:rsidRPr="00FE4AB7">
        <w:rPr>
          <w:rFonts w:ascii="Calibri" w:hAnsi="Calibri" w:cs="Calibri"/>
        </w:rPr>
        <w:t>, UNH Manchester offers consultation visits in on a walk-in basis and through telehealth appointment. Services include:</w:t>
      </w:r>
    </w:p>
    <w:p w14:paraId="5AF12A33" w14:textId="77777777" w:rsidR="00D16077" w:rsidRPr="00FE4AB7" w:rsidRDefault="00D16077" w:rsidP="00D16077">
      <w:pPr>
        <w:pStyle w:val="FirstParagraph"/>
        <w:numPr>
          <w:ilvl w:val="0"/>
          <w:numId w:val="37"/>
        </w:numPr>
        <w:spacing w:before="0" w:after="0"/>
        <w:rPr>
          <w:rFonts w:ascii="Calibri" w:hAnsi="Calibri" w:cs="Calibri"/>
        </w:rPr>
      </w:pPr>
      <w:r w:rsidRPr="00FE4AB7">
        <w:rPr>
          <w:rFonts w:ascii="Calibri" w:hAnsi="Calibri" w:cs="Calibri"/>
        </w:rPr>
        <w:t>Free confidential screening &amp; consultation with a licensed mental health therapist.</w:t>
      </w:r>
    </w:p>
    <w:p w14:paraId="70ECBCC4" w14:textId="77777777" w:rsidR="00D16077" w:rsidRPr="00FE4AB7" w:rsidRDefault="00D16077" w:rsidP="00D16077">
      <w:pPr>
        <w:pStyle w:val="FirstParagraph"/>
        <w:numPr>
          <w:ilvl w:val="0"/>
          <w:numId w:val="37"/>
        </w:numPr>
        <w:spacing w:before="0" w:after="0"/>
        <w:rPr>
          <w:rFonts w:ascii="Calibri" w:hAnsi="Calibri" w:cs="Calibri"/>
        </w:rPr>
      </w:pPr>
      <w:r w:rsidRPr="00FE4AB7">
        <w:rPr>
          <w:rFonts w:ascii="Calibri" w:hAnsi="Calibri" w:cs="Calibri"/>
        </w:rPr>
        <w:t>Referrals to mental health or substance misuse treatment</w:t>
      </w:r>
    </w:p>
    <w:p w14:paraId="4512AE07" w14:textId="77777777" w:rsidR="00D16077" w:rsidRPr="00FE4AB7" w:rsidRDefault="00D16077" w:rsidP="00D16077">
      <w:pPr>
        <w:pStyle w:val="FirstParagraph"/>
        <w:numPr>
          <w:ilvl w:val="0"/>
          <w:numId w:val="37"/>
        </w:numPr>
        <w:spacing w:before="0" w:after="0"/>
        <w:rPr>
          <w:rFonts w:ascii="Calibri" w:hAnsi="Calibri" w:cs="Calibri"/>
        </w:rPr>
      </w:pPr>
      <w:r w:rsidRPr="00FE4AB7">
        <w:rPr>
          <w:rFonts w:ascii="Calibri" w:hAnsi="Calibri" w:cs="Calibri"/>
        </w:rPr>
        <w:t xml:space="preserve">Assistance in understanding how to afford additional treatment (with or without insurance!) or find free services. </w:t>
      </w:r>
    </w:p>
    <w:p w14:paraId="78AB21EC" w14:textId="77777777" w:rsidR="00D16077" w:rsidRPr="00FE4AB7" w:rsidRDefault="00D16077" w:rsidP="00D16077">
      <w:pPr>
        <w:pStyle w:val="FirstParagraph"/>
        <w:rPr>
          <w:rFonts w:ascii="Calibri" w:hAnsi="Calibri" w:cs="Calibri"/>
        </w:rPr>
      </w:pPr>
      <w:r w:rsidRPr="00FE4AB7">
        <w:rPr>
          <w:rFonts w:ascii="Calibri" w:hAnsi="Calibri" w:cs="Calibri"/>
        </w:rPr>
        <w:t xml:space="preserve">If you would like to connect to counseling services directly, you may do so by contacting </w:t>
      </w:r>
      <w:r w:rsidRPr="00FE4AB7">
        <w:rPr>
          <w:rFonts w:ascii="Calibri" w:hAnsi="Calibri" w:cs="Calibri"/>
          <w:b/>
          <w:bCs/>
        </w:rPr>
        <w:t>The Greater Manchester Mental Health Center</w:t>
      </w:r>
      <w:r w:rsidRPr="00FE4AB7">
        <w:rPr>
          <w:rFonts w:ascii="Calibri" w:hAnsi="Calibri" w:cs="Calibri"/>
        </w:rPr>
        <w:t xml:space="preserve"> at (603) 668 - 4111.</w:t>
      </w:r>
    </w:p>
    <w:p w14:paraId="584163B4" w14:textId="77777777" w:rsidR="00D16077" w:rsidRPr="00FE4AB7" w:rsidRDefault="00D16077" w:rsidP="00D16077">
      <w:pPr>
        <w:pStyle w:val="BodyText"/>
        <w:rPr>
          <w:rFonts w:ascii="Calibri" w:hAnsi="Calibri" w:cs="Calibri"/>
        </w:rPr>
      </w:pPr>
      <w:r w:rsidRPr="00FE4AB7">
        <w:rPr>
          <w:rFonts w:ascii="Calibri" w:hAnsi="Calibri" w:cs="Calibri"/>
        </w:rPr>
        <w:t>The National Suicide Prevention Lifeline provides 24/7, free and confidential support via phone or chat for people in distress, resources for you or your loved ones, and best practices for professionals. Call (800) 273-TALK (8255).</w:t>
      </w:r>
    </w:p>
    <w:p w14:paraId="5F9ACBBA" w14:textId="77777777" w:rsidR="00D16077" w:rsidRPr="00FE4AB7" w:rsidRDefault="00D16077" w:rsidP="00D16077">
      <w:pPr>
        <w:pStyle w:val="Heading2"/>
      </w:pPr>
      <w:bookmarkStart w:id="58" w:name="_Toc174720747"/>
      <w:bookmarkStart w:id="59" w:name="financial-literacy-resources"/>
      <w:bookmarkEnd w:id="57"/>
      <w:r w:rsidRPr="00FE4AB7">
        <w:t>Financial Literacy Resources</w:t>
      </w:r>
      <w:bookmarkEnd w:id="58"/>
    </w:p>
    <w:p w14:paraId="50868885" w14:textId="77777777" w:rsidR="00D16077" w:rsidRPr="00FE4AB7" w:rsidRDefault="00D16077" w:rsidP="00D16077">
      <w:pPr>
        <w:pStyle w:val="FirstParagraph"/>
        <w:rPr>
          <w:rFonts w:ascii="Calibri" w:hAnsi="Calibri" w:cs="Calibri"/>
        </w:rPr>
      </w:pPr>
      <w:r w:rsidRPr="00FE4AB7">
        <w:rPr>
          <w:rFonts w:ascii="Calibri" w:hAnsi="Calibri" w:cs="Calibri"/>
        </w:rPr>
        <w:t xml:space="preserve">All students benefit from understanding their mindset about money, how to build and use a personal budget, as well as understanding interest rates, loans, insurance, investing, and more. UNH has wonderful free resources for students in Library Resource Guides </w:t>
      </w:r>
      <w:hyperlink r:id="rId22" w:history="1">
        <w:r w:rsidRPr="00FE4AB7">
          <w:rPr>
            <w:rStyle w:val="Hyperlink"/>
            <w:rFonts w:ascii="Calibri" w:hAnsi="Calibri" w:cs="Calibri"/>
          </w:rPr>
          <w:t>https://libraryguides.unh.edu/finlit</w:t>
        </w:r>
      </w:hyperlink>
      <w:r w:rsidRPr="00FE4AB7">
        <w:rPr>
          <w:rFonts w:ascii="Calibri" w:hAnsi="Calibri" w:cs="Calibri"/>
        </w:rPr>
        <w:t xml:space="preserve">, and every student (and faculty!) can access CA$H COURSE at </w:t>
      </w:r>
      <w:hyperlink r:id="rId23" w:history="1">
        <w:r w:rsidRPr="00FE4AB7">
          <w:rPr>
            <w:rStyle w:val="Hyperlink"/>
            <w:rFonts w:ascii="Calibri" w:hAnsi="Calibri" w:cs="Calibri"/>
          </w:rPr>
          <w:t>https://www.cashcourse.org/</w:t>
        </w:r>
      </w:hyperlink>
      <w:r w:rsidRPr="00FE4AB7">
        <w:rPr>
          <w:rFonts w:ascii="Calibri" w:hAnsi="Calibri" w:cs="Calibri"/>
        </w:rPr>
        <w:t xml:space="preserve">  by creating a free account. </w:t>
      </w:r>
    </w:p>
    <w:p w14:paraId="54302A03" w14:textId="77777777" w:rsidR="00D16077" w:rsidRPr="00FE4AB7" w:rsidRDefault="00D16077" w:rsidP="00D16077">
      <w:pPr>
        <w:pStyle w:val="FirstParagraph"/>
        <w:rPr>
          <w:rFonts w:ascii="Calibri" w:hAnsi="Calibri" w:cs="Calibri"/>
        </w:rPr>
      </w:pPr>
      <w:r w:rsidRPr="00FE4AB7">
        <w:rPr>
          <w:rFonts w:ascii="Calibri" w:hAnsi="Calibri" w:cs="Calibri"/>
        </w:rPr>
        <w:t xml:space="preserve">Find more information on the Financial Wellness site of Health &amp; Wellness </w:t>
      </w:r>
      <w:hyperlink r:id="rId24" w:history="1">
        <w:r w:rsidRPr="00FE4AB7">
          <w:rPr>
            <w:rStyle w:val="Hyperlink"/>
            <w:rFonts w:ascii="Calibri" w:hAnsi="Calibri" w:cs="Calibri"/>
          </w:rPr>
          <w:t>https://www.unh.edu/health/financial-wellness</w:t>
        </w:r>
      </w:hyperlink>
      <w:r w:rsidRPr="00FE4AB7">
        <w:rPr>
          <w:rFonts w:ascii="Calibri" w:hAnsi="Calibri" w:cs="Calibri"/>
        </w:rPr>
        <w:t xml:space="preserve"> .</w:t>
      </w:r>
    </w:p>
    <w:p w14:paraId="56C88ACF" w14:textId="77777777" w:rsidR="00D16077" w:rsidRPr="00FE4AB7" w:rsidRDefault="00D16077" w:rsidP="00D16077">
      <w:pPr>
        <w:pStyle w:val="Heading2"/>
      </w:pPr>
      <w:bookmarkStart w:id="60" w:name="_Toc174720748"/>
      <w:bookmarkStart w:id="61" w:name="food-pantry"/>
      <w:bookmarkEnd w:id="59"/>
      <w:r w:rsidRPr="00FE4AB7">
        <w:t>Food Pantry</w:t>
      </w:r>
      <w:bookmarkEnd w:id="60"/>
    </w:p>
    <w:p w14:paraId="6681F93E" w14:textId="77777777" w:rsidR="00D16077" w:rsidRPr="00FE4AB7" w:rsidRDefault="00D16077" w:rsidP="00D16077">
      <w:pPr>
        <w:pStyle w:val="FirstParagraph"/>
        <w:rPr>
          <w:rFonts w:ascii="Calibri" w:hAnsi="Calibri" w:cs="Calibri"/>
        </w:rPr>
      </w:pPr>
      <w:r w:rsidRPr="00FE4AB7">
        <w:rPr>
          <w:rFonts w:ascii="Calibri" w:hAnsi="Calibri" w:cs="Calibri"/>
        </w:rPr>
        <w:t xml:space="preserve">The UNH Manchester Food Pantry, located in room 437 is open Tuesdays and Thursdays. Students can sign up for individual appointment times to shop the pantry throughout the academic year. </w:t>
      </w:r>
    </w:p>
    <w:p w14:paraId="2343BBC2" w14:textId="77777777" w:rsidR="00D16077" w:rsidRPr="00FE4AB7" w:rsidRDefault="00D16077" w:rsidP="00D16077">
      <w:pPr>
        <w:pStyle w:val="Heading2"/>
      </w:pPr>
      <w:bookmarkStart w:id="62" w:name="_Toc174720749"/>
      <w:bookmarkStart w:id="63" w:name="library"/>
      <w:bookmarkEnd w:id="61"/>
      <w:r w:rsidRPr="00FE4AB7">
        <w:t>Library</w:t>
      </w:r>
      <w:bookmarkEnd w:id="62"/>
    </w:p>
    <w:p w14:paraId="7886BB18" w14:textId="77777777" w:rsidR="00D16077" w:rsidRPr="00FE4AB7" w:rsidRDefault="00D16077" w:rsidP="00D16077">
      <w:pPr>
        <w:pStyle w:val="FirstParagraph"/>
        <w:rPr>
          <w:rFonts w:ascii="Calibri" w:hAnsi="Calibri" w:cs="Calibri"/>
        </w:rPr>
      </w:pPr>
      <w:r w:rsidRPr="00FE4AB7">
        <w:rPr>
          <w:rFonts w:ascii="Calibri" w:hAnsi="Calibri" w:cs="Calibri"/>
        </w:rPr>
        <w:t>The UNH Manchester librarians are available to assist you with your research. You can contact a librarian by calling 603-641-4173 or by emailing unhm.library@unh.edu.</w:t>
      </w:r>
    </w:p>
    <w:p w14:paraId="63C47BB5" w14:textId="77777777" w:rsidR="00D16077" w:rsidRPr="00FE4AB7" w:rsidRDefault="00D16077" w:rsidP="00D16077">
      <w:pPr>
        <w:rPr>
          <w:rFonts w:eastAsia="Aptos"/>
        </w:rPr>
      </w:pPr>
      <w:bookmarkStart w:id="64" w:name="_Toc155525626"/>
      <w:bookmarkStart w:id="65" w:name="qpr"/>
      <w:bookmarkEnd w:id="63"/>
      <w:r w:rsidRPr="00FE4AB7">
        <w:rPr>
          <w:rFonts w:eastAsia="Aptos"/>
        </w:rPr>
        <w:t>The links below guide you to useful online library resources:</w:t>
      </w:r>
    </w:p>
    <w:p w14:paraId="03CAAF7E" w14:textId="77777777" w:rsidR="00D16077" w:rsidRPr="00FE4AB7" w:rsidRDefault="00D16077" w:rsidP="00D16077">
      <w:pPr>
        <w:widowControl/>
        <w:numPr>
          <w:ilvl w:val="0"/>
          <w:numId w:val="38"/>
        </w:numPr>
        <w:spacing w:line="240" w:lineRule="auto"/>
        <w:ind w:left="826"/>
        <w:rPr>
          <w:rFonts w:eastAsia="Times New Roman"/>
        </w:rPr>
      </w:pPr>
      <w:r w:rsidRPr="00FE4AB7">
        <w:rPr>
          <w:rFonts w:eastAsia="Times New Roman"/>
        </w:rPr>
        <w:t xml:space="preserve">Make a </w:t>
      </w:r>
      <w:r w:rsidRPr="00FE4AB7">
        <w:rPr>
          <w:rFonts w:eastAsia="Times New Roman"/>
          <w:b/>
          <w:bCs/>
        </w:rPr>
        <w:t>Research Appointment</w:t>
      </w:r>
      <w:r w:rsidRPr="00FE4AB7">
        <w:rPr>
          <w:rFonts w:eastAsia="Times New Roman"/>
        </w:rPr>
        <w:t xml:space="preserve"> with a librarian: </w:t>
      </w:r>
      <w:hyperlink r:id="rId25" w:history="1">
        <w:r w:rsidRPr="00FE4AB7">
          <w:rPr>
            <w:rFonts w:eastAsia="Times New Roman"/>
            <w:color w:val="467886"/>
            <w:u w:val="single"/>
          </w:rPr>
          <w:t>https://libraryguides.unh.edu/remoteaccess/researchhelp</w:t>
        </w:r>
      </w:hyperlink>
      <w:r w:rsidRPr="00FE4AB7">
        <w:rPr>
          <w:rFonts w:eastAsia="Times New Roman"/>
        </w:rPr>
        <w:t xml:space="preserve"> </w:t>
      </w:r>
    </w:p>
    <w:p w14:paraId="11BB14FF" w14:textId="77777777" w:rsidR="00D16077" w:rsidRPr="00FE4AB7" w:rsidRDefault="00D16077" w:rsidP="00D16077">
      <w:pPr>
        <w:widowControl/>
        <w:numPr>
          <w:ilvl w:val="0"/>
          <w:numId w:val="38"/>
        </w:numPr>
        <w:spacing w:line="240" w:lineRule="auto"/>
        <w:ind w:left="826"/>
        <w:rPr>
          <w:rFonts w:eastAsia="Times New Roman"/>
        </w:rPr>
      </w:pPr>
      <w:r w:rsidRPr="00FE4AB7">
        <w:rPr>
          <w:rFonts w:eastAsia="Times New Roman"/>
        </w:rPr>
        <w:t xml:space="preserve">Use the </w:t>
      </w:r>
      <w:r w:rsidRPr="00FE4AB7">
        <w:rPr>
          <w:rFonts w:eastAsia="Times New Roman"/>
          <w:b/>
          <w:bCs/>
        </w:rPr>
        <w:t>Library Search Box</w:t>
      </w:r>
      <w:r w:rsidRPr="00FE4AB7">
        <w:rPr>
          <w:rFonts w:eastAsia="Times New Roman"/>
        </w:rPr>
        <w:t xml:space="preserve"> to find information: </w:t>
      </w:r>
      <w:hyperlink r:id="rId26" w:history="1">
        <w:r w:rsidRPr="00FE4AB7">
          <w:rPr>
            <w:rFonts w:eastAsia="Times New Roman"/>
            <w:color w:val="467886"/>
            <w:u w:val="single"/>
          </w:rPr>
          <w:t>https://libraryguides.unh.edu/librarysearchbox_unhmanchester</w:t>
        </w:r>
      </w:hyperlink>
      <w:r w:rsidRPr="00FE4AB7">
        <w:rPr>
          <w:rFonts w:eastAsia="Times New Roman"/>
        </w:rPr>
        <w:t xml:space="preserve"> </w:t>
      </w:r>
    </w:p>
    <w:p w14:paraId="51213228" w14:textId="77777777" w:rsidR="00D16077" w:rsidRPr="00FE4AB7" w:rsidRDefault="00D16077" w:rsidP="00D16077">
      <w:pPr>
        <w:widowControl/>
        <w:numPr>
          <w:ilvl w:val="0"/>
          <w:numId w:val="38"/>
        </w:numPr>
        <w:spacing w:line="240" w:lineRule="auto"/>
        <w:ind w:left="826"/>
        <w:rPr>
          <w:rFonts w:eastAsia="Times New Roman"/>
        </w:rPr>
      </w:pPr>
      <w:r w:rsidRPr="00FE4AB7">
        <w:rPr>
          <w:rFonts w:eastAsia="Times New Roman"/>
        </w:rPr>
        <w:t xml:space="preserve">Reserve a </w:t>
      </w:r>
      <w:r w:rsidRPr="00FE4AB7">
        <w:rPr>
          <w:rFonts w:eastAsia="Times New Roman"/>
          <w:b/>
          <w:bCs/>
        </w:rPr>
        <w:t xml:space="preserve">Study Room: </w:t>
      </w:r>
      <w:hyperlink r:id="rId27" w:history="1">
        <w:r w:rsidRPr="00FE4AB7">
          <w:rPr>
            <w:rFonts w:eastAsia="Times New Roman"/>
            <w:color w:val="467886"/>
            <w:u w:val="single"/>
          </w:rPr>
          <w:t>https://cps.unh.edu/library/support-services</w:t>
        </w:r>
      </w:hyperlink>
      <w:r w:rsidRPr="00FE4AB7">
        <w:rPr>
          <w:rFonts w:eastAsia="Times New Roman"/>
          <w:b/>
          <w:bCs/>
        </w:rPr>
        <w:t xml:space="preserve"> </w:t>
      </w:r>
    </w:p>
    <w:p w14:paraId="018E193A" w14:textId="77777777" w:rsidR="00D16077" w:rsidRPr="00FE4AB7" w:rsidRDefault="00D16077" w:rsidP="00D16077">
      <w:pPr>
        <w:widowControl/>
        <w:numPr>
          <w:ilvl w:val="0"/>
          <w:numId w:val="38"/>
        </w:numPr>
        <w:spacing w:line="240" w:lineRule="auto"/>
        <w:ind w:left="826"/>
        <w:rPr>
          <w:rFonts w:eastAsia="Times New Roman"/>
        </w:rPr>
      </w:pPr>
      <w:r w:rsidRPr="00FE4AB7">
        <w:rPr>
          <w:rFonts w:eastAsia="Times New Roman"/>
        </w:rPr>
        <w:t xml:space="preserve">Discover resources for </w:t>
      </w:r>
      <w:r w:rsidRPr="00FE4AB7">
        <w:rPr>
          <w:rFonts w:eastAsia="Times New Roman"/>
          <w:b/>
          <w:bCs/>
        </w:rPr>
        <w:t>Citing Sources</w:t>
      </w:r>
      <w:r w:rsidRPr="00FE4AB7">
        <w:rPr>
          <w:rFonts w:eastAsia="Times New Roman"/>
        </w:rPr>
        <w:t xml:space="preserve">: </w:t>
      </w:r>
      <w:hyperlink r:id="rId28" w:history="1">
        <w:r w:rsidRPr="00FE4AB7">
          <w:rPr>
            <w:rFonts w:eastAsia="Times New Roman"/>
            <w:color w:val="467886"/>
            <w:u w:val="single"/>
          </w:rPr>
          <w:t>https://libraryguides.unh.edu/unhmcitingsources</w:t>
        </w:r>
      </w:hyperlink>
      <w:r w:rsidRPr="00FE4AB7">
        <w:rPr>
          <w:rFonts w:eastAsia="Times New Roman"/>
        </w:rPr>
        <w:t xml:space="preserve"> </w:t>
      </w:r>
    </w:p>
    <w:p w14:paraId="436A80BD" w14:textId="77777777" w:rsidR="00D16077" w:rsidRPr="00FE4AB7" w:rsidRDefault="00D16077" w:rsidP="00D16077">
      <w:pPr>
        <w:widowControl/>
        <w:numPr>
          <w:ilvl w:val="0"/>
          <w:numId w:val="38"/>
        </w:numPr>
        <w:spacing w:line="240" w:lineRule="auto"/>
        <w:ind w:left="826"/>
        <w:rPr>
          <w:rFonts w:eastAsia="Times New Roman"/>
        </w:rPr>
      </w:pPr>
      <w:r w:rsidRPr="00FE4AB7">
        <w:rPr>
          <w:rFonts w:eastAsia="Times New Roman"/>
        </w:rPr>
        <w:lastRenderedPageBreak/>
        <w:t xml:space="preserve">Learn strategies for </w:t>
      </w:r>
      <w:r w:rsidRPr="00FE4AB7">
        <w:rPr>
          <w:rFonts w:eastAsia="Times New Roman"/>
          <w:b/>
          <w:bCs/>
        </w:rPr>
        <w:t>Evaluating Sources</w:t>
      </w:r>
      <w:r w:rsidRPr="00FE4AB7">
        <w:rPr>
          <w:rFonts w:eastAsia="Times New Roman"/>
        </w:rPr>
        <w:t xml:space="preserve">: </w:t>
      </w:r>
      <w:hyperlink r:id="rId29" w:history="1">
        <w:r w:rsidRPr="00FE4AB7">
          <w:rPr>
            <w:rFonts w:eastAsia="Times New Roman"/>
            <w:color w:val="467886"/>
            <w:u w:val="single"/>
          </w:rPr>
          <w:t>https://libraryguides.unh.edu/ENGL401UNHManchester/evaluatingsources</w:t>
        </w:r>
      </w:hyperlink>
      <w:r w:rsidRPr="00FE4AB7">
        <w:rPr>
          <w:rFonts w:eastAsia="Times New Roman"/>
        </w:rPr>
        <w:t xml:space="preserve">. </w:t>
      </w:r>
    </w:p>
    <w:p w14:paraId="67D9B51D" w14:textId="77777777" w:rsidR="00D16077" w:rsidRPr="00FE4AB7" w:rsidRDefault="00D16077" w:rsidP="00D16077">
      <w:pPr>
        <w:pStyle w:val="Heading3"/>
        <w:spacing w:before="0"/>
      </w:pPr>
    </w:p>
    <w:p w14:paraId="260618C4" w14:textId="77777777" w:rsidR="00D16077" w:rsidRPr="00FE4AB7" w:rsidRDefault="00D16077" w:rsidP="00D16077">
      <w:pPr>
        <w:pStyle w:val="Heading2"/>
      </w:pPr>
      <w:bookmarkStart w:id="66" w:name="_Toc174720750"/>
      <w:bookmarkEnd w:id="64"/>
      <w:r w:rsidRPr="00FE4AB7">
        <w:t>Question, Persuade, Refer</w:t>
      </w:r>
      <w:bookmarkEnd w:id="66"/>
    </w:p>
    <w:p w14:paraId="52F0DB03" w14:textId="77777777" w:rsidR="00D16077" w:rsidRPr="00FE4AB7" w:rsidRDefault="00D16077" w:rsidP="00D16077">
      <w:pPr>
        <w:pStyle w:val="FirstParagraph"/>
        <w:spacing w:before="0"/>
        <w:rPr>
          <w:rFonts w:ascii="Calibri" w:hAnsi="Calibri" w:cs="Calibri"/>
        </w:rPr>
      </w:pPr>
      <w:r w:rsidRPr="00FE4AB7">
        <w:rPr>
          <w:rFonts w:ascii="Calibri" w:hAnsi="Calibri" w:cs="Calibri"/>
        </w:rPr>
        <w:t>QPR is a training program in mental health awareness and suicide prevention training offered by trained facilitators and members of the UNH Manchester community. Please contact Lisa Enright at lisa.enright@unh.edu should your department or program want to schedule a training session.</w:t>
      </w:r>
    </w:p>
    <w:p w14:paraId="7D0EEAB0" w14:textId="77777777" w:rsidR="00D16077" w:rsidRPr="00FE4AB7" w:rsidRDefault="00D16077" w:rsidP="00D16077">
      <w:pPr>
        <w:pStyle w:val="Heading2"/>
      </w:pPr>
      <w:bookmarkStart w:id="67" w:name="_Toc174720751"/>
      <w:bookmarkStart w:id="68" w:name="Xda0965a12a13a4f20bc82bdcd80da947ee1062e"/>
      <w:bookmarkEnd w:id="65"/>
      <w:r w:rsidRPr="00FE4AB7">
        <w:t>Sexual Harassment and Rape Prevention Program (SHARPP**)</w:t>
      </w:r>
      <w:bookmarkEnd w:id="67"/>
    </w:p>
    <w:p w14:paraId="404E51A8" w14:textId="77777777" w:rsidR="00D16077" w:rsidRPr="00FE4AB7" w:rsidRDefault="00D16077" w:rsidP="00D16077">
      <w:pPr>
        <w:pStyle w:val="FirstParagraph"/>
        <w:rPr>
          <w:rFonts w:ascii="Calibri" w:hAnsi="Calibri" w:cs="Calibri"/>
        </w:rPr>
      </w:pPr>
      <w:r w:rsidRPr="00FE4AB7">
        <w:rPr>
          <w:rFonts w:ascii="Calibri" w:hAnsi="Calibri" w:cs="Calibri"/>
        </w:rPr>
        <w:t xml:space="preserve">Provides free and confidential advocacy and direct services to survivors. </w:t>
      </w:r>
    </w:p>
    <w:p w14:paraId="179F6D48" w14:textId="77777777" w:rsidR="00D16077" w:rsidRPr="00FE4AB7" w:rsidRDefault="00D16077" w:rsidP="00D16077">
      <w:pPr>
        <w:pStyle w:val="FirstParagraph"/>
        <w:rPr>
          <w:rFonts w:ascii="Calibri" w:hAnsi="Calibri" w:cs="Calibri"/>
        </w:rPr>
      </w:pPr>
      <w:r w:rsidRPr="00FE4AB7">
        <w:rPr>
          <w:rFonts w:ascii="Calibri" w:hAnsi="Calibri" w:cs="Calibri"/>
        </w:rPr>
        <w:t xml:space="preserve">UNH Manchester’s SHARPP Office Hours during Fall &amp; Spring Semesters are Mondays 9am-4pm in Room 471. </w:t>
      </w:r>
    </w:p>
    <w:p w14:paraId="5A300F10" w14:textId="77777777" w:rsidR="00D16077" w:rsidRPr="00FE4AB7" w:rsidRDefault="00D16077" w:rsidP="00D16077">
      <w:pPr>
        <w:pStyle w:val="FirstParagraph"/>
        <w:numPr>
          <w:ilvl w:val="0"/>
          <w:numId w:val="34"/>
        </w:numPr>
        <w:spacing w:before="0" w:after="0"/>
        <w:rPr>
          <w:rFonts w:ascii="Calibri" w:hAnsi="Calibri" w:cs="Calibri"/>
        </w:rPr>
      </w:pPr>
      <w:r w:rsidRPr="00FE4AB7">
        <w:rPr>
          <w:rFonts w:ascii="Calibri" w:hAnsi="Calibri" w:cs="Calibri"/>
        </w:rPr>
        <w:t xml:space="preserve">Zoom Appointment Availability year-round is Mon-Fri 9am-4pm </w:t>
      </w:r>
    </w:p>
    <w:p w14:paraId="00BEC397" w14:textId="77777777" w:rsidR="00D16077" w:rsidRPr="00FE4AB7" w:rsidRDefault="00D16077" w:rsidP="00D16077">
      <w:pPr>
        <w:pStyle w:val="FirstParagraph"/>
        <w:numPr>
          <w:ilvl w:val="0"/>
          <w:numId w:val="34"/>
        </w:numPr>
        <w:spacing w:before="0" w:after="0"/>
        <w:rPr>
          <w:rFonts w:ascii="Calibri" w:hAnsi="Calibri" w:cs="Calibri"/>
        </w:rPr>
      </w:pPr>
      <w:r w:rsidRPr="00FE4AB7">
        <w:rPr>
          <w:rFonts w:ascii="Calibri" w:hAnsi="Calibri" w:cs="Calibri"/>
        </w:rPr>
        <w:t xml:space="preserve">24/7 Crisis Line: 603-862-SAFE (7233) </w:t>
      </w:r>
    </w:p>
    <w:p w14:paraId="3162251D" w14:textId="77777777" w:rsidR="00D16077" w:rsidRPr="00FE4AB7" w:rsidRDefault="00D16077" w:rsidP="00D16077">
      <w:pPr>
        <w:pStyle w:val="FirstParagraph"/>
        <w:numPr>
          <w:ilvl w:val="0"/>
          <w:numId w:val="34"/>
        </w:numPr>
        <w:spacing w:before="0" w:after="0"/>
        <w:rPr>
          <w:rFonts w:ascii="Calibri" w:hAnsi="Calibri" w:cs="Calibri"/>
        </w:rPr>
      </w:pPr>
      <w:r w:rsidRPr="00FE4AB7">
        <w:rPr>
          <w:rFonts w:ascii="Calibri" w:hAnsi="Calibri" w:cs="Calibri"/>
        </w:rPr>
        <w:t xml:space="preserve">Main Office: 603-862-3494 </w:t>
      </w:r>
    </w:p>
    <w:p w14:paraId="1D36984A" w14:textId="77777777" w:rsidR="00D16077" w:rsidRPr="00FE4AB7" w:rsidRDefault="00D16077" w:rsidP="00D16077">
      <w:pPr>
        <w:pStyle w:val="FirstParagraph"/>
        <w:numPr>
          <w:ilvl w:val="0"/>
          <w:numId w:val="34"/>
        </w:numPr>
        <w:spacing w:before="0" w:after="0"/>
        <w:rPr>
          <w:rFonts w:ascii="Calibri" w:hAnsi="Calibri" w:cs="Calibri"/>
        </w:rPr>
      </w:pPr>
      <w:hyperlink r:id="rId30" w:history="1">
        <w:r w:rsidRPr="00FE4AB7">
          <w:rPr>
            <w:rStyle w:val="Hyperlink"/>
            <w:rFonts w:ascii="Calibri" w:hAnsi="Calibri" w:cs="Calibri"/>
          </w:rPr>
          <w:t>https://www.unh.edu/sharpp/</w:t>
        </w:r>
      </w:hyperlink>
      <w:r w:rsidRPr="00FE4AB7">
        <w:rPr>
          <w:rFonts w:ascii="Calibri" w:hAnsi="Calibri" w:cs="Calibri"/>
        </w:rPr>
        <w:t xml:space="preserve"> </w:t>
      </w:r>
    </w:p>
    <w:p w14:paraId="527D0A30" w14:textId="77777777" w:rsidR="00D16077" w:rsidRPr="00FE4AB7" w:rsidRDefault="00D16077" w:rsidP="00D16077">
      <w:pPr>
        <w:pStyle w:val="FirstParagraph"/>
        <w:ind w:left="360"/>
        <w:rPr>
          <w:rFonts w:ascii="Calibri" w:hAnsi="Calibri" w:cs="Calibri"/>
        </w:rPr>
      </w:pPr>
      <w:r w:rsidRPr="00FE4AB7">
        <w:rPr>
          <w:rFonts w:ascii="Calibri" w:hAnsi="Calibri" w:cs="Calibri"/>
        </w:rPr>
        <w:t>UNH Manchester students can also contact the YWCA of New Hampshire – 603-668-2299 (24hour), 72 Concord St. Manchester, NH, for crisis or emergency services.</w:t>
      </w:r>
      <w:bookmarkEnd w:id="68"/>
    </w:p>
    <w:p w14:paraId="5E6E15D8" w14:textId="77777777" w:rsidR="00D16077" w:rsidRDefault="00D16077" w:rsidP="00817F2A">
      <w:pPr>
        <w:spacing w:line="240" w:lineRule="auto"/>
      </w:pPr>
    </w:p>
    <w:sectPr w:rsidR="00D16077">
      <w:headerReference w:type="even" r:id="rId31"/>
      <w:footerReference w:type="default" r:id="rId32"/>
      <w:headerReference w:type="first" r:id="rId33"/>
      <w:pgSz w:w="12240" w:h="15840"/>
      <w:pgMar w:top="863" w:right="1152" w:bottom="863" w:left="1152"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86930A" w14:textId="77777777" w:rsidR="00142533" w:rsidRDefault="00142533">
      <w:pPr>
        <w:spacing w:line="240" w:lineRule="auto"/>
      </w:pPr>
      <w:r>
        <w:separator/>
      </w:r>
    </w:p>
  </w:endnote>
  <w:endnote w:type="continuationSeparator" w:id="0">
    <w:p w14:paraId="790E8D58" w14:textId="77777777" w:rsidR="00142533" w:rsidRDefault="001425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1E" w14:textId="2029F19A" w:rsidR="00293C7A" w:rsidRDefault="000F277C">
    <w:pPr>
      <w:pBdr>
        <w:top w:val="nil"/>
        <w:left w:val="nil"/>
        <w:bottom w:val="nil"/>
        <w:right w:val="nil"/>
        <w:between w:val="nil"/>
      </w:pBdr>
      <w:jc w:val="right"/>
      <w:rPr>
        <w:sz w:val="20"/>
        <w:szCs w:val="20"/>
      </w:rPr>
    </w:pPr>
    <w:r>
      <w:rPr>
        <w:sz w:val="20"/>
        <w:szCs w:val="20"/>
      </w:rPr>
      <w:fldChar w:fldCharType="begin"/>
    </w:r>
    <w:r>
      <w:rPr>
        <w:sz w:val="20"/>
        <w:szCs w:val="20"/>
      </w:rPr>
      <w:instrText>PAGE</w:instrText>
    </w:r>
    <w:r>
      <w:rPr>
        <w:sz w:val="20"/>
        <w:szCs w:val="20"/>
      </w:rPr>
      <w:fldChar w:fldCharType="separate"/>
    </w:r>
    <w:r w:rsidR="00D44B1E">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53ABF7" w14:textId="77777777" w:rsidR="00142533" w:rsidRDefault="00142533">
      <w:pPr>
        <w:spacing w:line="240" w:lineRule="auto"/>
      </w:pPr>
      <w:r>
        <w:separator/>
      </w:r>
    </w:p>
  </w:footnote>
  <w:footnote w:type="continuationSeparator" w:id="0">
    <w:p w14:paraId="3D79D926" w14:textId="77777777" w:rsidR="00142533" w:rsidRDefault="0014253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5A97B8" w14:textId="77777777" w:rsidR="00D44B1E" w:rsidRDefault="00D44B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22" w14:textId="77777777" w:rsidR="00293C7A" w:rsidRDefault="00293C7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41C4B"/>
    <w:multiLevelType w:val="hybridMultilevel"/>
    <w:tmpl w:val="606EC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FA7D24"/>
    <w:multiLevelType w:val="multilevel"/>
    <w:tmpl w:val="2C46E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83586C"/>
    <w:multiLevelType w:val="hybridMultilevel"/>
    <w:tmpl w:val="87124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CE4D14"/>
    <w:multiLevelType w:val="hybridMultilevel"/>
    <w:tmpl w:val="5F0A7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2C7D89"/>
    <w:multiLevelType w:val="multilevel"/>
    <w:tmpl w:val="DDF0E1C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5BA22A6"/>
    <w:multiLevelType w:val="hybridMultilevel"/>
    <w:tmpl w:val="8662D1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C1973B"/>
    <w:multiLevelType w:val="multilevel"/>
    <w:tmpl w:val="30EC14C8"/>
    <w:lvl w:ilvl="0">
      <w:start w:val="1"/>
      <w:numFmt w:val="bullet"/>
      <w:lvlText w:val="●"/>
      <w:lvlJc w:val="left"/>
      <w:pPr>
        <w:ind w:left="720" w:hanging="360"/>
      </w:pPr>
      <w:rPr>
        <w:b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B5209F"/>
    <w:multiLevelType w:val="multilevel"/>
    <w:tmpl w:val="8034A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DBABB6B"/>
    <w:multiLevelType w:val="multilevel"/>
    <w:tmpl w:val="C980B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E1C579B"/>
    <w:multiLevelType w:val="hybridMultilevel"/>
    <w:tmpl w:val="38AEC4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021CBA"/>
    <w:multiLevelType w:val="multilevel"/>
    <w:tmpl w:val="673606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0E930E"/>
    <w:multiLevelType w:val="multilevel"/>
    <w:tmpl w:val="458A0C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A5A75B6"/>
    <w:multiLevelType w:val="hybridMultilevel"/>
    <w:tmpl w:val="390E4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947E39"/>
    <w:multiLevelType w:val="multilevel"/>
    <w:tmpl w:val="B69023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C880972"/>
    <w:multiLevelType w:val="hybridMultilevel"/>
    <w:tmpl w:val="21A63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8D62C8"/>
    <w:multiLevelType w:val="multilevel"/>
    <w:tmpl w:val="EE421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C5F3853"/>
    <w:multiLevelType w:val="hybridMultilevel"/>
    <w:tmpl w:val="11C62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546EF1"/>
    <w:multiLevelType w:val="multilevel"/>
    <w:tmpl w:val="B322C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11E1742"/>
    <w:multiLevelType w:val="multilevel"/>
    <w:tmpl w:val="DB92E8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172D6A6"/>
    <w:multiLevelType w:val="multilevel"/>
    <w:tmpl w:val="1FFC8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21918B8"/>
    <w:multiLevelType w:val="multilevel"/>
    <w:tmpl w:val="AF863F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2BC7B11"/>
    <w:multiLevelType w:val="multilevel"/>
    <w:tmpl w:val="3A5E9B96"/>
    <w:lvl w:ilvl="0">
      <w:start w:val="1"/>
      <w:numFmt w:val="decimal"/>
      <w:lvlText w:val="%1."/>
      <w:lvlJc w:val="left"/>
      <w:pPr>
        <w:ind w:left="720" w:hanging="360"/>
      </w:pPr>
      <w:rPr>
        <w:b w:val="0"/>
        <w:u w:val="none"/>
      </w:rPr>
    </w:lvl>
    <w:lvl w:ilvl="1">
      <w:start w:val="1"/>
      <w:numFmt w:val="lowerLetter"/>
      <w:lvlText w:val="%2."/>
      <w:lvlJc w:val="left"/>
      <w:pPr>
        <w:ind w:left="1440" w:hanging="360"/>
      </w:pPr>
      <w:rPr>
        <w:b w:val="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4381B0C5"/>
    <w:multiLevelType w:val="multilevel"/>
    <w:tmpl w:val="9C840530"/>
    <w:lvl w:ilvl="0">
      <w:start w:val="1"/>
      <w:numFmt w:val="bullet"/>
      <w:lvlText w:val="●"/>
      <w:lvlJc w:val="left"/>
      <w:pPr>
        <w:ind w:left="720" w:hanging="360"/>
      </w:pPr>
      <w:rPr>
        <w:b w:val="0"/>
        <w:u w:val="none"/>
      </w:rPr>
    </w:lvl>
    <w:lvl w:ilvl="1">
      <w:start w:val="1"/>
      <w:numFmt w:val="bullet"/>
      <w:lvlText w:val="○"/>
      <w:lvlJc w:val="left"/>
      <w:pPr>
        <w:ind w:left="1440" w:hanging="360"/>
      </w:pPr>
      <w:rPr>
        <w:b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5E4A0B1"/>
    <w:multiLevelType w:val="multilevel"/>
    <w:tmpl w:val="78167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65CEF25"/>
    <w:multiLevelType w:val="multilevel"/>
    <w:tmpl w:val="8BEA284E"/>
    <w:lvl w:ilvl="0">
      <w:start w:val="1"/>
      <w:numFmt w:val="decimal"/>
      <w:lvlText w:val="%1."/>
      <w:lvlJc w:val="left"/>
      <w:pPr>
        <w:ind w:left="720" w:hanging="360"/>
      </w:pPr>
      <w:rPr>
        <w:b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4CCD186F"/>
    <w:multiLevelType w:val="hybridMultilevel"/>
    <w:tmpl w:val="9DDED70A"/>
    <w:lvl w:ilvl="0" w:tplc="04090001">
      <w:start w:val="1"/>
      <w:numFmt w:val="bullet"/>
      <w:lvlText w:val=""/>
      <w:lvlJc w:val="left"/>
      <w:pPr>
        <w:ind w:left="549" w:hanging="360"/>
      </w:pPr>
      <w:rPr>
        <w:rFonts w:ascii="Symbol" w:hAnsi="Symbol" w:hint="default"/>
      </w:rPr>
    </w:lvl>
    <w:lvl w:ilvl="1" w:tplc="04090003">
      <w:start w:val="1"/>
      <w:numFmt w:val="bullet"/>
      <w:lvlText w:val="o"/>
      <w:lvlJc w:val="left"/>
      <w:pPr>
        <w:ind w:left="1269" w:hanging="360"/>
      </w:pPr>
      <w:rPr>
        <w:rFonts w:ascii="Courier New" w:hAnsi="Courier New" w:cs="Courier New" w:hint="default"/>
      </w:rPr>
    </w:lvl>
    <w:lvl w:ilvl="2" w:tplc="04090005" w:tentative="1">
      <w:start w:val="1"/>
      <w:numFmt w:val="bullet"/>
      <w:lvlText w:val=""/>
      <w:lvlJc w:val="left"/>
      <w:pPr>
        <w:ind w:left="1989" w:hanging="360"/>
      </w:pPr>
      <w:rPr>
        <w:rFonts w:ascii="Wingdings" w:hAnsi="Wingdings" w:hint="default"/>
      </w:rPr>
    </w:lvl>
    <w:lvl w:ilvl="3" w:tplc="04090001" w:tentative="1">
      <w:start w:val="1"/>
      <w:numFmt w:val="bullet"/>
      <w:lvlText w:val=""/>
      <w:lvlJc w:val="left"/>
      <w:pPr>
        <w:ind w:left="2709" w:hanging="360"/>
      </w:pPr>
      <w:rPr>
        <w:rFonts w:ascii="Symbol" w:hAnsi="Symbol" w:hint="default"/>
      </w:rPr>
    </w:lvl>
    <w:lvl w:ilvl="4" w:tplc="04090003" w:tentative="1">
      <w:start w:val="1"/>
      <w:numFmt w:val="bullet"/>
      <w:lvlText w:val="o"/>
      <w:lvlJc w:val="left"/>
      <w:pPr>
        <w:ind w:left="3429" w:hanging="360"/>
      </w:pPr>
      <w:rPr>
        <w:rFonts w:ascii="Courier New" w:hAnsi="Courier New" w:cs="Courier New" w:hint="default"/>
      </w:rPr>
    </w:lvl>
    <w:lvl w:ilvl="5" w:tplc="04090005" w:tentative="1">
      <w:start w:val="1"/>
      <w:numFmt w:val="bullet"/>
      <w:lvlText w:val=""/>
      <w:lvlJc w:val="left"/>
      <w:pPr>
        <w:ind w:left="4149" w:hanging="360"/>
      </w:pPr>
      <w:rPr>
        <w:rFonts w:ascii="Wingdings" w:hAnsi="Wingdings" w:hint="default"/>
      </w:rPr>
    </w:lvl>
    <w:lvl w:ilvl="6" w:tplc="04090001" w:tentative="1">
      <w:start w:val="1"/>
      <w:numFmt w:val="bullet"/>
      <w:lvlText w:val=""/>
      <w:lvlJc w:val="left"/>
      <w:pPr>
        <w:ind w:left="4869" w:hanging="360"/>
      </w:pPr>
      <w:rPr>
        <w:rFonts w:ascii="Symbol" w:hAnsi="Symbol" w:hint="default"/>
      </w:rPr>
    </w:lvl>
    <w:lvl w:ilvl="7" w:tplc="04090003" w:tentative="1">
      <w:start w:val="1"/>
      <w:numFmt w:val="bullet"/>
      <w:lvlText w:val="o"/>
      <w:lvlJc w:val="left"/>
      <w:pPr>
        <w:ind w:left="5589" w:hanging="360"/>
      </w:pPr>
      <w:rPr>
        <w:rFonts w:ascii="Courier New" w:hAnsi="Courier New" w:cs="Courier New" w:hint="default"/>
      </w:rPr>
    </w:lvl>
    <w:lvl w:ilvl="8" w:tplc="04090005" w:tentative="1">
      <w:start w:val="1"/>
      <w:numFmt w:val="bullet"/>
      <w:lvlText w:val=""/>
      <w:lvlJc w:val="left"/>
      <w:pPr>
        <w:ind w:left="6309" w:hanging="360"/>
      </w:pPr>
      <w:rPr>
        <w:rFonts w:ascii="Wingdings" w:hAnsi="Wingdings" w:hint="default"/>
      </w:rPr>
    </w:lvl>
  </w:abstractNum>
  <w:abstractNum w:abstractNumId="26" w15:restartNumberingAfterBreak="0">
    <w:nsid w:val="51462BC2"/>
    <w:multiLevelType w:val="hybridMultilevel"/>
    <w:tmpl w:val="C1FC5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8FA50C"/>
    <w:multiLevelType w:val="multilevel"/>
    <w:tmpl w:val="8C4E1C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54644503"/>
    <w:multiLevelType w:val="multilevel"/>
    <w:tmpl w:val="3222B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8F45365"/>
    <w:multiLevelType w:val="hybridMultilevel"/>
    <w:tmpl w:val="FF723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5B14D7"/>
    <w:multiLevelType w:val="multilevel"/>
    <w:tmpl w:val="A36A8E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0D47777"/>
    <w:multiLevelType w:val="multilevel"/>
    <w:tmpl w:val="A8B47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6EE09EA"/>
    <w:multiLevelType w:val="hybridMultilevel"/>
    <w:tmpl w:val="273A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B8BB57"/>
    <w:multiLevelType w:val="multilevel"/>
    <w:tmpl w:val="E7FEC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065210F"/>
    <w:multiLevelType w:val="hybridMultilevel"/>
    <w:tmpl w:val="02107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51B10A"/>
    <w:multiLevelType w:val="multilevel"/>
    <w:tmpl w:val="79B80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85D5849"/>
    <w:multiLevelType w:val="hybridMultilevel"/>
    <w:tmpl w:val="559A6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186184"/>
    <w:multiLevelType w:val="multilevel"/>
    <w:tmpl w:val="42A2A126"/>
    <w:lvl w:ilvl="0">
      <w:start w:val="1"/>
      <w:numFmt w:val="decimal"/>
      <w:lvlText w:val="%1."/>
      <w:lvlJc w:val="left"/>
      <w:pPr>
        <w:ind w:left="720" w:hanging="360"/>
      </w:pPr>
      <w:rPr>
        <w:b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733653179">
    <w:abstractNumId w:val="24"/>
  </w:num>
  <w:num w:numId="2" w16cid:durableId="1524130137">
    <w:abstractNumId w:val="37"/>
  </w:num>
  <w:num w:numId="3" w16cid:durableId="1618370987">
    <w:abstractNumId w:val="11"/>
  </w:num>
  <w:num w:numId="4" w16cid:durableId="552086491">
    <w:abstractNumId w:val="8"/>
  </w:num>
  <w:num w:numId="5" w16cid:durableId="654064829">
    <w:abstractNumId w:val="21"/>
  </w:num>
  <w:num w:numId="6" w16cid:durableId="356933157">
    <w:abstractNumId w:val="31"/>
  </w:num>
  <w:num w:numId="7" w16cid:durableId="581374998">
    <w:abstractNumId w:val="1"/>
  </w:num>
  <w:num w:numId="8" w16cid:durableId="242834692">
    <w:abstractNumId w:val="27"/>
  </w:num>
  <w:num w:numId="9" w16cid:durableId="72287655">
    <w:abstractNumId w:val="33"/>
  </w:num>
  <w:num w:numId="10" w16cid:durableId="863590262">
    <w:abstractNumId w:val="30"/>
  </w:num>
  <w:num w:numId="11" w16cid:durableId="796605669">
    <w:abstractNumId w:val="19"/>
  </w:num>
  <w:num w:numId="12" w16cid:durableId="979190519">
    <w:abstractNumId w:val="7"/>
  </w:num>
  <w:num w:numId="13" w16cid:durableId="144199310">
    <w:abstractNumId w:val="22"/>
  </w:num>
  <w:num w:numId="14" w16cid:durableId="1152480025">
    <w:abstractNumId w:val="17"/>
  </w:num>
  <w:num w:numId="15" w16cid:durableId="112986154">
    <w:abstractNumId w:val="13"/>
  </w:num>
  <w:num w:numId="16" w16cid:durableId="71702525">
    <w:abstractNumId w:val="23"/>
  </w:num>
  <w:num w:numId="17" w16cid:durableId="1729768758">
    <w:abstractNumId w:val="4"/>
  </w:num>
  <w:num w:numId="18" w16cid:durableId="45766936">
    <w:abstractNumId w:val="35"/>
  </w:num>
  <w:num w:numId="19" w16cid:durableId="634138979">
    <w:abstractNumId w:val="28"/>
  </w:num>
  <w:num w:numId="20" w16cid:durableId="986202446">
    <w:abstractNumId w:val="6"/>
  </w:num>
  <w:num w:numId="21" w16cid:durableId="1856772802">
    <w:abstractNumId w:val="15"/>
  </w:num>
  <w:num w:numId="22" w16cid:durableId="212544973">
    <w:abstractNumId w:val="18"/>
  </w:num>
  <w:num w:numId="23" w16cid:durableId="583029527">
    <w:abstractNumId w:val="20"/>
  </w:num>
  <w:num w:numId="24" w16cid:durableId="1966498135">
    <w:abstractNumId w:val="5"/>
  </w:num>
  <w:num w:numId="25" w16cid:durableId="939332970">
    <w:abstractNumId w:val="14"/>
  </w:num>
  <w:num w:numId="26" w16cid:durableId="1604069108">
    <w:abstractNumId w:val="9"/>
  </w:num>
  <w:num w:numId="27" w16cid:durableId="1833178897">
    <w:abstractNumId w:val="2"/>
  </w:num>
  <w:num w:numId="28" w16cid:durableId="1685789937">
    <w:abstractNumId w:val="36"/>
  </w:num>
  <w:num w:numId="29" w16cid:durableId="436753845">
    <w:abstractNumId w:val="25"/>
  </w:num>
  <w:num w:numId="30" w16cid:durableId="333996959">
    <w:abstractNumId w:val="3"/>
  </w:num>
  <w:num w:numId="31" w16cid:durableId="1322001219">
    <w:abstractNumId w:val="0"/>
  </w:num>
  <w:num w:numId="32" w16cid:durableId="1534927034">
    <w:abstractNumId w:val="12"/>
  </w:num>
  <w:num w:numId="33" w16cid:durableId="1287420594">
    <w:abstractNumId w:val="29"/>
  </w:num>
  <w:num w:numId="34" w16cid:durableId="191384923">
    <w:abstractNumId w:val="34"/>
  </w:num>
  <w:num w:numId="35" w16cid:durableId="176774992">
    <w:abstractNumId w:val="16"/>
  </w:num>
  <w:num w:numId="36" w16cid:durableId="1020006299">
    <w:abstractNumId w:val="32"/>
  </w:num>
  <w:num w:numId="37" w16cid:durableId="1973823248">
    <w:abstractNumId w:val="26"/>
  </w:num>
  <w:num w:numId="38" w16cid:durableId="1340541525">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ihaela Sabin">
    <w15:presenceInfo w15:providerId="AD" w15:userId="S::mcs@usnh.edu::35a23a9c-0ff9-4dbe-b17b-d822f76a76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9"/>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C7A"/>
    <w:rsid w:val="00001DEC"/>
    <w:rsid w:val="00005E0D"/>
    <w:rsid w:val="00040C34"/>
    <w:rsid w:val="0009095A"/>
    <w:rsid w:val="000C00E6"/>
    <w:rsid w:val="000F25DA"/>
    <w:rsid w:val="000F277C"/>
    <w:rsid w:val="00113FFE"/>
    <w:rsid w:val="00127E83"/>
    <w:rsid w:val="00142533"/>
    <w:rsid w:val="00143FCB"/>
    <w:rsid w:val="001442AD"/>
    <w:rsid w:val="00154620"/>
    <w:rsid w:val="00156D57"/>
    <w:rsid w:val="00186171"/>
    <w:rsid w:val="001B170D"/>
    <w:rsid w:val="001F5883"/>
    <w:rsid w:val="00226FBC"/>
    <w:rsid w:val="00232099"/>
    <w:rsid w:val="002344F1"/>
    <w:rsid w:val="0024427E"/>
    <w:rsid w:val="0026122F"/>
    <w:rsid w:val="0026463D"/>
    <w:rsid w:val="0027162E"/>
    <w:rsid w:val="00284B29"/>
    <w:rsid w:val="00287761"/>
    <w:rsid w:val="00293C7A"/>
    <w:rsid w:val="002A3CA6"/>
    <w:rsid w:val="00371BC0"/>
    <w:rsid w:val="00382B0C"/>
    <w:rsid w:val="003A71D4"/>
    <w:rsid w:val="00407E7C"/>
    <w:rsid w:val="00441667"/>
    <w:rsid w:val="00444333"/>
    <w:rsid w:val="0046032D"/>
    <w:rsid w:val="00461819"/>
    <w:rsid w:val="00476A12"/>
    <w:rsid w:val="00491C7F"/>
    <w:rsid w:val="0049485A"/>
    <w:rsid w:val="004B202B"/>
    <w:rsid w:val="004B645E"/>
    <w:rsid w:val="00591AB6"/>
    <w:rsid w:val="005D4371"/>
    <w:rsid w:val="005E0512"/>
    <w:rsid w:val="005F0726"/>
    <w:rsid w:val="00611D3D"/>
    <w:rsid w:val="00613C78"/>
    <w:rsid w:val="00650A53"/>
    <w:rsid w:val="00660CE8"/>
    <w:rsid w:val="0068556F"/>
    <w:rsid w:val="00686F20"/>
    <w:rsid w:val="006B6692"/>
    <w:rsid w:val="006E201F"/>
    <w:rsid w:val="007231FF"/>
    <w:rsid w:val="0073154E"/>
    <w:rsid w:val="0073691D"/>
    <w:rsid w:val="0076265F"/>
    <w:rsid w:val="007847F5"/>
    <w:rsid w:val="00790747"/>
    <w:rsid w:val="007B07C2"/>
    <w:rsid w:val="007F6629"/>
    <w:rsid w:val="0080316D"/>
    <w:rsid w:val="00817F2A"/>
    <w:rsid w:val="0083177E"/>
    <w:rsid w:val="008374C7"/>
    <w:rsid w:val="0085358E"/>
    <w:rsid w:val="008805F0"/>
    <w:rsid w:val="008867DB"/>
    <w:rsid w:val="008A41D6"/>
    <w:rsid w:val="008B2A07"/>
    <w:rsid w:val="008E7F96"/>
    <w:rsid w:val="00921C07"/>
    <w:rsid w:val="00945D4F"/>
    <w:rsid w:val="00965B97"/>
    <w:rsid w:val="009767EF"/>
    <w:rsid w:val="009A6E97"/>
    <w:rsid w:val="009C6905"/>
    <w:rsid w:val="00A123EB"/>
    <w:rsid w:val="00A21AC8"/>
    <w:rsid w:val="00A40913"/>
    <w:rsid w:val="00A70E96"/>
    <w:rsid w:val="00AA4B7C"/>
    <w:rsid w:val="00AA6F94"/>
    <w:rsid w:val="00AB7803"/>
    <w:rsid w:val="00AD7990"/>
    <w:rsid w:val="00AF3A06"/>
    <w:rsid w:val="00B418F8"/>
    <w:rsid w:val="00B45799"/>
    <w:rsid w:val="00B6715D"/>
    <w:rsid w:val="00B77162"/>
    <w:rsid w:val="00B80A4A"/>
    <w:rsid w:val="00BC5A80"/>
    <w:rsid w:val="00BD5562"/>
    <w:rsid w:val="00C800F4"/>
    <w:rsid w:val="00CC34C8"/>
    <w:rsid w:val="00CE222B"/>
    <w:rsid w:val="00D16077"/>
    <w:rsid w:val="00D30C00"/>
    <w:rsid w:val="00D31D12"/>
    <w:rsid w:val="00D33FA0"/>
    <w:rsid w:val="00D44B1E"/>
    <w:rsid w:val="00D623D0"/>
    <w:rsid w:val="00D91847"/>
    <w:rsid w:val="00DD64FB"/>
    <w:rsid w:val="00E067BF"/>
    <w:rsid w:val="00E10E97"/>
    <w:rsid w:val="00E15EDC"/>
    <w:rsid w:val="00E34265"/>
    <w:rsid w:val="00E45645"/>
    <w:rsid w:val="00E85C12"/>
    <w:rsid w:val="00EC247C"/>
    <w:rsid w:val="00ED6D1F"/>
    <w:rsid w:val="00EE303B"/>
    <w:rsid w:val="00EF5E8C"/>
    <w:rsid w:val="00F16556"/>
    <w:rsid w:val="00F3768D"/>
    <w:rsid w:val="00F70645"/>
    <w:rsid w:val="00FA71AC"/>
    <w:rsid w:val="0279DC93"/>
    <w:rsid w:val="02D8E14D"/>
    <w:rsid w:val="0C14B4E5"/>
    <w:rsid w:val="0FE95551"/>
    <w:rsid w:val="18DA0F90"/>
    <w:rsid w:val="195A17AA"/>
    <w:rsid w:val="1F3A741D"/>
    <w:rsid w:val="2F7B3789"/>
    <w:rsid w:val="3285DAC9"/>
    <w:rsid w:val="34E55816"/>
    <w:rsid w:val="34F00168"/>
    <w:rsid w:val="3CDFDD5E"/>
    <w:rsid w:val="43383AA8"/>
    <w:rsid w:val="49E5DAAD"/>
    <w:rsid w:val="4C3F7C42"/>
    <w:rsid w:val="4D1D7B6F"/>
    <w:rsid w:val="4D447A0C"/>
    <w:rsid w:val="5119AA57"/>
    <w:rsid w:val="53BD4745"/>
    <w:rsid w:val="5D7F31AB"/>
    <w:rsid w:val="615F02EE"/>
    <w:rsid w:val="63FE0AB1"/>
    <w:rsid w:val="739BC66E"/>
    <w:rsid w:val="746676BD"/>
    <w:rsid w:val="7B84C28F"/>
    <w:rsid w:val="7CA69E88"/>
    <w:rsid w:val="7EB0F134"/>
    <w:rsid w:val="7EFDF9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EEB046"/>
  <w15:docId w15:val="{A306C159-27C2-4564-AE49-32483D56F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 w:eastAsia="en-US" w:bidi="ar-SA"/>
      </w:rPr>
    </w:rPrDefault>
    <w:pPrDefault>
      <w:pPr>
        <w:widowControl w:val="0"/>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80" w:after="120"/>
      <w:outlineLvl w:val="0"/>
    </w:pPr>
    <w:rPr>
      <w:b/>
      <w:sz w:val="32"/>
      <w:szCs w:val="32"/>
      <w:highlight w:val="white"/>
    </w:rPr>
  </w:style>
  <w:style w:type="paragraph" w:styleId="Heading2">
    <w:name w:val="heading 2"/>
    <w:basedOn w:val="Normal"/>
    <w:next w:val="Normal"/>
    <w:uiPriority w:val="9"/>
    <w:unhideWhenUsed/>
    <w:qFormat/>
    <w:pPr>
      <w:outlineLvl w:val="1"/>
    </w:pPr>
    <w:rPr>
      <w:b/>
      <w:sz w:val="28"/>
      <w:szCs w:val="28"/>
    </w:rPr>
  </w:style>
  <w:style w:type="paragraph" w:styleId="Heading3">
    <w:name w:val="heading 3"/>
    <w:basedOn w:val="Normal"/>
    <w:next w:val="Normal"/>
    <w:uiPriority w:val="9"/>
    <w:unhideWhenUsed/>
    <w:qFormat/>
    <w:pPr>
      <w:spacing w:before="280" w:after="80"/>
      <w:outlineLvl w:val="2"/>
    </w:pPr>
    <w:rPr>
      <w:b/>
      <w:sz w:val="26"/>
      <w:szCs w:val="26"/>
      <w:u w:val="single"/>
    </w:rPr>
  </w:style>
  <w:style w:type="paragraph" w:styleId="Heading4">
    <w:name w:val="heading 4"/>
    <w:basedOn w:val="Normal"/>
    <w:next w:val="Normal"/>
    <w:uiPriority w:val="9"/>
    <w:semiHidden/>
    <w:unhideWhenUsed/>
    <w:qFormat/>
    <w:pPr>
      <w:spacing w:before="240" w:after="40"/>
      <w:outlineLvl w:val="3"/>
    </w:pPr>
    <w:rPr>
      <w:i/>
      <w:color w:val="666666"/>
    </w:rPr>
  </w:style>
  <w:style w:type="paragraph" w:styleId="Heading5">
    <w:name w:val="heading 5"/>
    <w:basedOn w:val="Normal"/>
    <w:next w:val="Normal"/>
    <w:uiPriority w:val="9"/>
    <w:semiHidden/>
    <w:unhideWhenUsed/>
    <w:qFormat/>
    <w:pPr>
      <w:spacing w:before="220" w:after="40"/>
      <w:outlineLvl w:val="4"/>
    </w:pPr>
    <w:rPr>
      <w:b/>
      <w:color w:val="666666"/>
      <w:sz w:val="20"/>
      <w:szCs w:val="20"/>
    </w:rPr>
  </w:style>
  <w:style w:type="paragraph" w:styleId="Heading6">
    <w:name w:val="heading 6"/>
    <w:basedOn w:val="Normal"/>
    <w:next w:val="Normal"/>
    <w:uiPriority w:val="9"/>
    <w:semiHidden/>
    <w:unhideWhenUsed/>
    <w:qFormat/>
    <w:pPr>
      <w:spacing w:before="200" w:after="40"/>
      <w:outlineLvl w:val="5"/>
    </w:pPr>
    <w:rPr>
      <w:i/>
      <w:color w:val="66666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480" w:after="120"/>
    </w:pPr>
    <w:rPr>
      <w:b/>
      <w:sz w:val="30"/>
      <w:szCs w:val="30"/>
      <w:highlight w:val="white"/>
    </w:rPr>
  </w:style>
  <w:style w:type="paragraph" w:styleId="Subtitle">
    <w:name w:val="Subtitle"/>
    <w:basedOn w:val="Normal"/>
    <w:next w:val="Normal"/>
    <w:uiPriority w:val="11"/>
    <w:qFormat/>
    <w:pPr>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D44B1E"/>
    <w:pPr>
      <w:tabs>
        <w:tab w:val="center" w:pos="4680"/>
        <w:tab w:val="right" w:pos="9360"/>
      </w:tabs>
      <w:spacing w:line="240" w:lineRule="auto"/>
    </w:pPr>
  </w:style>
  <w:style w:type="character" w:customStyle="1" w:styleId="HeaderChar">
    <w:name w:val="Header Char"/>
    <w:basedOn w:val="DefaultParagraphFont"/>
    <w:link w:val="Header"/>
    <w:uiPriority w:val="99"/>
    <w:rsid w:val="00D44B1E"/>
  </w:style>
  <w:style w:type="paragraph" w:styleId="Footer">
    <w:name w:val="footer"/>
    <w:basedOn w:val="Normal"/>
    <w:link w:val="FooterChar"/>
    <w:uiPriority w:val="99"/>
    <w:unhideWhenUsed/>
    <w:rsid w:val="00D44B1E"/>
    <w:pPr>
      <w:tabs>
        <w:tab w:val="center" w:pos="4680"/>
        <w:tab w:val="right" w:pos="9360"/>
      </w:tabs>
      <w:spacing w:line="240" w:lineRule="auto"/>
    </w:pPr>
  </w:style>
  <w:style w:type="character" w:customStyle="1" w:styleId="FooterChar">
    <w:name w:val="Footer Char"/>
    <w:basedOn w:val="DefaultParagraphFont"/>
    <w:link w:val="Footer"/>
    <w:uiPriority w:val="99"/>
    <w:rsid w:val="00D44B1E"/>
  </w:style>
  <w:style w:type="character" w:styleId="Hyperlink">
    <w:name w:val="Hyperlink"/>
    <w:basedOn w:val="DefaultParagraphFont"/>
    <w:uiPriority w:val="99"/>
    <w:unhideWhenUsed/>
    <w:rsid w:val="00154620"/>
    <w:rPr>
      <w:color w:val="0000FF" w:themeColor="hyperlink"/>
      <w:u w:val="single"/>
    </w:rPr>
  </w:style>
  <w:style w:type="character" w:styleId="UnresolvedMention">
    <w:name w:val="Unresolved Mention"/>
    <w:basedOn w:val="DefaultParagraphFont"/>
    <w:uiPriority w:val="99"/>
    <w:semiHidden/>
    <w:unhideWhenUsed/>
    <w:rsid w:val="00154620"/>
    <w:rPr>
      <w:color w:val="605E5C"/>
      <w:shd w:val="clear" w:color="auto" w:fill="E1DFDD"/>
    </w:rPr>
  </w:style>
  <w:style w:type="paragraph" w:styleId="ListParagraph">
    <w:name w:val="List Paragraph"/>
    <w:basedOn w:val="Normal"/>
    <w:uiPriority w:val="34"/>
    <w:qFormat/>
    <w:rsid w:val="00D30C00"/>
    <w:pPr>
      <w:ind w:left="720"/>
      <w:contextualSpacing/>
    </w:pPr>
  </w:style>
  <w:style w:type="paragraph" w:styleId="BodyText">
    <w:name w:val="Body Text"/>
    <w:basedOn w:val="Normal"/>
    <w:link w:val="BodyTextChar"/>
    <w:qFormat/>
    <w:rsid w:val="00A40913"/>
    <w:pPr>
      <w:widowControl/>
      <w:spacing w:before="180" w:after="180" w:line="240" w:lineRule="auto"/>
    </w:pPr>
    <w:rPr>
      <w:rFonts w:asciiTheme="minorHAnsi" w:eastAsiaTheme="minorHAnsi" w:hAnsiTheme="minorHAnsi" w:cstheme="minorBidi"/>
      <w:sz w:val="24"/>
      <w:szCs w:val="24"/>
      <w:lang w:val="en-US"/>
    </w:rPr>
  </w:style>
  <w:style w:type="character" w:customStyle="1" w:styleId="BodyTextChar">
    <w:name w:val="Body Text Char"/>
    <w:basedOn w:val="DefaultParagraphFont"/>
    <w:link w:val="BodyText"/>
    <w:rsid w:val="00A40913"/>
    <w:rPr>
      <w:rFonts w:asciiTheme="minorHAnsi" w:eastAsiaTheme="minorHAnsi" w:hAnsiTheme="minorHAnsi" w:cstheme="minorBidi"/>
      <w:sz w:val="24"/>
      <w:szCs w:val="24"/>
      <w:lang w:val="en-US"/>
    </w:rPr>
  </w:style>
  <w:style w:type="paragraph" w:customStyle="1" w:styleId="FirstParagraph">
    <w:name w:val="First Paragraph"/>
    <w:basedOn w:val="BodyText"/>
    <w:next w:val="BodyText"/>
    <w:qFormat/>
    <w:rsid w:val="00A40913"/>
  </w:style>
  <w:style w:type="paragraph" w:styleId="NoSpacing">
    <w:name w:val="No Spacing"/>
    <w:uiPriority w:val="1"/>
    <w:qFormat/>
    <w:rsid w:val="00D16077"/>
    <w:pPr>
      <w:widowControl/>
      <w:spacing w:line="240" w:lineRule="auto"/>
    </w:pPr>
    <w:rPr>
      <w:rFonts w:asciiTheme="minorHAnsi" w:eastAsiaTheme="minorHAnsi" w:hAnsiTheme="minorHAnsi" w:cstheme="minorBidi"/>
      <w:kern w:val="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yperlink" Target="https://libraryguides.unh.edu/remoteaccess" TargetMode="External"/><Relationship Id="rId18" Type="http://schemas.openxmlformats.org/officeDocument/2006/relationships/hyperlink" Target="http://www.unh.edu/sas" TargetMode="External"/><Relationship Id="rId26" Type="http://schemas.openxmlformats.org/officeDocument/2006/relationships/hyperlink" Target="https://nam12.safelinks.protection.outlook.com/?url=https%3A%2F%2Flibraryguides.unh.edu%2Flibrarysearchbox_unhmanchester&amp;data=05%7C02%7CRobin.Pelechowicz%40unh.edu%7Cb7d1d3ccaa224b58584c08dcbb91f8c5%7Cd6241893512d46dc8d2bbe47e25f5666%7C0%7C0%7C638591482813375220%7CUnknown%7CTWFpbGZsb3d8eyJWIjoiMC4wLjAwMDAiLCJQIjoiV2luMzIiLCJBTiI6Ik1haWwiLCJXVCI6Mn0%3D%7C0%7C%7C%7C&amp;sdata=S9JVVZovnRateJEvjrFZc3WKjC1YgNiXXI%2BGtg3zrrE%3D&amp;reserved=0" TargetMode="External"/><Relationship Id="rId39" Type="http://schemas.openxmlformats.org/officeDocument/2006/relationships/customXml" Target="../customXml/item3.xml"/><Relationship Id="rId21" Type="http://schemas.openxmlformats.org/officeDocument/2006/relationships/hyperlink" Target="https://manchester.unh.edu/student-experience/assistant-dean-student-success" TargetMode="External"/><Relationship Id="rId34" Type="http://schemas.openxmlformats.org/officeDocument/2006/relationships/fontTable" Target="fontTable.xml"/><Relationship Id="rId7" Type="http://schemas.openxmlformats.org/officeDocument/2006/relationships/hyperlink" Target="https://catalog.unh.edu/srrr/university-policies-regulations/academic-integrity/" TargetMode="External"/><Relationship Id="rId12" Type="http://schemas.openxmlformats.org/officeDocument/2006/relationships/hyperlink" Target="https://libraryguides.unh.edu/index.php?b=s" TargetMode="External"/><Relationship Id="rId17" Type="http://schemas.openxmlformats.org/officeDocument/2006/relationships/hyperlink" Target="https://www.getrave.com/login/unh" TargetMode="External"/><Relationship Id="rId25" Type="http://schemas.openxmlformats.org/officeDocument/2006/relationships/hyperlink" Target="https://nam12.safelinks.protection.outlook.com/?url=https%3A%2F%2Flibraryguides.unh.edu%2Fremoteaccess%2Fresearchhelp&amp;data=05%7C02%7CRobin.Pelechowicz%40unh.edu%7Cb7d1d3ccaa224b58584c08dcbb91f8c5%7Cd6241893512d46dc8d2bbe47e25f5666%7C0%7C0%7C638591482813368443%7CUnknown%7CTWFpbGZsb3d8eyJWIjoiMC4wLjAwMDAiLCJQIjoiV2luMzIiLCJBTiI6Ik1haWwiLCJXVCI6Mn0%3D%7C0%7C%7C%7C&amp;sdata=z6PZrC2ZeTSSMJvgCZp%2BYoCR0fZPQtmvWTZwB%2BYMjHs%3D&amp;reserved=0" TargetMode="External"/><Relationship Id="rId33" Type="http://schemas.openxmlformats.org/officeDocument/2006/relationships/header" Target="header2.xml"/><Relationship Id="rId38"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hyperlink" Target="https://catalog.unh.edu/undergraduate/academic-policies-procedures/attendance/" TargetMode="External"/><Relationship Id="rId20" Type="http://schemas.openxmlformats.org/officeDocument/2006/relationships/hyperlink" Target="mailto:caroline.young1@unh.edu" TargetMode="External"/><Relationship Id="rId29" Type="http://schemas.openxmlformats.org/officeDocument/2006/relationships/hyperlink" Target="https://nam12.safelinks.protection.outlook.com/?url=https%3A%2F%2Flibraryguides.unh.edu%2FENGL401UNHManchester%2Fevaluatingsources&amp;data=05%7C02%7CRobin.Pelechowicz%40unh.edu%7Cb7d1d3ccaa224b58584c08dcbb91f8c5%7Cd6241893512d46dc8d2bbe47e25f5666%7C0%7C0%7C638591482813394958%7CUnknown%7CTWFpbGZsb3d8eyJWIjoiMC4wLjAwMDAiLCJQIjoiV2luMzIiLCJBTiI6Ik1haWwiLCJXVCI6Mn0%3D%7C0%7C%7C%7C&amp;sdata=sKHR2Vz8hb1IxDNkHsWLTxWNk9lHvK79xC5Jd0RurYU%3D&amp;reserved=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ps.unh.edu/library" TargetMode="External"/><Relationship Id="rId24" Type="http://schemas.openxmlformats.org/officeDocument/2006/relationships/hyperlink" Target="https://www.unh.edu/health/financial-wellness" TargetMode="External"/><Relationship Id="rId32" Type="http://schemas.openxmlformats.org/officeDocument/2006/relationships/footer" Target="footer1.xml"/><Relationship Id="rId37" Type="http://schemas.openxmlformats.org/officeDocument/2006/relationships/customXml" Target="../customXml/item1.xml"/><Relationship Id="rId5" Type="http://schemas.openxmlformats.org/officeDocument/2006/relationships/footnotes" Target="footnotes.xml"/><Relationship Id="rId15" Type="http://schemas.openxmlformats.org/officeDocument/2006/relationships/hyperlink" Target="https://catalog.unh.edu/srrr/university-policies-regulations/academic-integrity/" TargetMode="External"/><Relationship Id="rId23" Type="http://schemas.openxmlformats.org/officeDocument/2006/relationships/hyperlink" Target="https://www.cashcourse.org/" TargetMode="External"/><Relationship Id="rId28" Type="http://schemas.openxmlformats.org/officeDocument/2006/relationships/hyperlink" Target="https://nam12.safelinks.protection.outlook.com/?url=https%3A%2F%2Flibraryguides.unh.edu%2Funhmcitingsources&amp;data=05%7C02%7CRobin.Pelechowicz%40unh.edu%7Cb7d1d3ccaa224b58584c08dcbb91f8c5%7Cd6241893512d46dc8d2bbe47e25f5666%7C0%7C0%7C638591482813388904%7CUnknown%7CTWFpbGZsb3d8eyJWIjoiMC4wLjAwMDAiLCJQIjoiV2luMzIiLCJBTiI6Ik1haWwiLCJXVCI6Mn0%3D%7C0%7C%7C%7C&amp;sdata=M6Cj7cAa3k%2FocVjE6pL%2F7l72wYOaFV3vqYSVtzH06nM%3D&amp;reserved=0" TargetMode="External"/><Relationship Id="rId36" Type="http://schemas.openxmlformats.org/officeDocument/2006/relationships/theme" Target="theme/theme1.xml"/><Relationship Id="rId10" Type="http://schemas.openxmlformats.org/officeDocument/2006/relationships/hyperlink" Target="https://github.com/master-projects-theses" TargetMode="External"/><Relationship Id="rId19" Type="http://schemas.openxmlformats.org/officeDocument/2006/relationships/hyperlink" Target="https://www.unh.edu/dean-of-students/getting-help/housing-food-financial-basic-needs-support"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master-projects-theses" TargetMode="External"/><Relationship Id="rId14" Type="http://schemas.openxmlformats.org/officeDocument/2006/relationships/hyperlink" Target="https://libraryguides.unh.edu/remoteaccess/studyrooms" TargetMode="External"/><Relationship Id="rId22" Type="http://schemas.openxmlformats.org/officeDocument/2006/relationships/hyperlink" Target="https://libraryguides.unh.edu/finlit" TargetMode="External"/><Relationship Id="rId27" Type="http://schemas.openxmlformats.org/officeDocument/2006/relationships/hyperlink" Target="https://nam12.safelinks.protection.outlook.com/?url=https%3A%2F%2Fcps.unh.edu%2Flibrary%2Fsupport-services&amp;data=05%7C02%7CRobin.Pelechowicz%40unh.edu%7Cb7d1d3ccaa224b58584c08dcbb91f8c5%7Cd6241893512d46dc8d2bbe47e25f5666%7C0%7C0%7C638591482813382522%7CUnknown%7CTWFpbGZsb3d8eyJWIjoiMC4wLjAwMDAiLCJQIjoiV2luMzIiLCJBTiI6Ik1haWwiLCJXVCI6Mn0%3D%7C0%7C%7C%7C&amp;sdata=f1yw9BS5NsXOqsg3WvmDONMFfG7gBCdPsyIoDOY%2FoFE%3D&amp;reserved=0" TargetMode="External"/><Relationship Id="rId30" Type="http://schemas.openxmlformats.org/officeDocument/2006/relationships/hyperlink" Target="https://www.unh.edu/sharpp/" TargetMode="External"/><Relationship Id="rId35" Type="http://schemas.microsoft.com/office/2011/relationships/people" Target="people.xml"/><Relationship Id="rId8" Type="http://schemas.openxmlformats.org/officeDocument/2006/relationships/hyperlink" Target="https://catalog.unh.edu/srrr/student-policies-regulations/academic-integrity/"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187eb54282236b7bc5c63044a64996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30e639ee54fa20f3c92290528bcba261"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265C517-5A19-4DF8-B5B7-A22F2AFE1204}"/>
</file>

<file path=customXml/itemProps2.xml><?xml version="1.0" encoding="utf-8"?>
<ds:datastoreItem xmlns:ds="http://schemas.openxmlformats.org/officeDocument/2006/customXml" ds:itemID="{22358234-524A-4F1C-846B-B0BAE6CDFCD6}"/>
</file>

<file path=customXml/itemProps3.xml><?xml version="1.0" encoding="utf-8"?>
<ds:datastoreItem xmlns:ds="http://schemas.openxmlformats.org/officeDocument/2006/customXml" ds:itemID="{FD1775AB-707B-4555-BCFD-09240500BA6E}"/>
</file>

<file path=docProps/app.xml><?xml version="1.0" encoding="utf-8"?>
<Properties xmlns="http://schemas.openxmlformats.org/officeDocument/2006/extended-properties" xmlns:vt="http://schemas.openxmlformats.org/officeDocument/2006/docPropsVTypes">
  <Template>Normal.dotm</Template>
  <TotalTime>91</TotalTime>
  <Pages>11</Pages>
  <Words>4470</Words>
  <Characters>25482</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Mihaela Sabin</cp:lastModifiedBy>
  <cp:revision>114</cp:revision>
  <dcterms:created xsi:type="dcterms:W3CDTF">2024-08-22T18:59:00Z</dcterms:created>
  <dcterms:modified xsi:type="dcterms:W3CDTF">2024-09-04T12:52:00Z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ies>
</file>